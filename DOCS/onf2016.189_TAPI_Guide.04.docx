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9CCFC1" w14:textId="52971C48" w:rsidR="00585DDD" w:rsidRDefault="007F5835" w:rsidP="00564C6D">
      <w:pPr>
        <w:pStyle w:val="Title"/>
      </w:pPr>
      <w:r>
        <w:t>Guide to the ONF Transport API</w:t>
      </w:r>
      <w:r w:rsidR="00C65D64">
        <w:t xml:space="preserve"> (onf2016.189</w:t>
      </w:r>
      <w:r w:rsidR="0099034E">
        <w:t>.</w:t>
      </w:r>
      <w:del w:id="0" w:author="Ong, Lyndon" w:date="2016-08-23T19:57:00Z">
        <w:r w:rsidR="0099034E" w:rsidDel="00755F4B">
          <w:delText>0</w:delText>
        </w:r>
        <w:r w:rsidR="0059765A" w:rsidDel="00755F4B">
          <w:delText>3</w:delText>
        </w:r>
      </w:del>
      <w:ins w:id="1" w:author="Ong, Lyndon" w:date="2016-08-23T19:57:00Z">
        <w:r w:rsidR="00755F4B">
          <w:t>04</w:t>
        </w:r>
      </w:ins>
      <w:r w:rsidR="00C65D64">
        <w:t>)</w:t>
      </w:r>
    </w:p>
    <w:p w14:paraId="02DAD930" w14:textId="77777777" w:rsidR="00F75A10" w:rsidRDefault="00F75A10"/>
    <w:p w14:paraId="20CAB126" w14:textId="77777777" w:rsidR="00BE0301" w:rsidRPr="001C4E1E" w:rsidRDefault="007F5835" w:rsidP="001C4E1E">
      <w:pPr>
        <w:pStyle w:val="Heading1"/>
      </w:pPr>
      <w:r w:rsidRPr="001C4E1E">
        <w:t xml:space="preserve">Transport API </w:t>
      </w:r>
      <w:r w:rsidR="00FE339B" w:rsidRPr="001C4E1E">
        <w:t>Overview</w:t>
      </w:r>
    </w:p>
    <w:p w14:paraId="1AFAC6D1" w14:textId="77777777" w:rsidR="00CB7958" w:rsidRDefault="00CB7958" w:rsidP="0013697D"/>
    <w:p w14:paraId="21A9F966" w14:textId="77777777" w:rsidR="00BE0301" w:rsidRDefault="00AD4936" w:rsidP="0013697D">
      <w:r>
        <w:t>Operators</w:t>
      </w:r>
      <w:r w:rsidR="00462485">
        <w:t xml:space="preserve"> today are looking towards Software Defined Networks (SDN) to enable programmability of their networks for efficiency, speed of deployment and new revenue-generating network services.  </w:t>
      </w:r>
      <w:r w:rsidR="00F75A10">
        <w:t>Widespread adoption of the p</w:t>
      </w:r>
      <w:r w:rsidR="00BE0301">
        <w:t>rogrammabilit</w:t>
      </w:r>
      <w:r w:rsidR="00F75A10">
        <w:t xml:space="preserve">y paradigm depends on the availability of </w:t>
      </w:r>
      <w:r w:rsidR="004069F9">
        <w:t xml:space="preserve">common or standardized </w:t>
      </w:r>
      <w:r w:rsidR="00F75A10">
        <w:t xml:space="preserve">APIs which </w:t>
      </w:r>
      <w:r w:rsidR="004069F9">
        <w:t>allow access to</w:t>
      </w:r>
      <w:r w:rsidR="00F75A10">
        <w:t xml:space="preserve"> domain specific attributes and mechanisms</w:t>
      </w:r>
      <w:r w:rsidR="004069F9">
        <w:t xml:space="preserve"> without requiring the API itself to be specific to the vendor or technology.</w:t>
      </w:r>
      <w:r w:rsidR="00462485" w:rsidRPr="00462485">
        <w:t xml:space="preserve"> </w:t>
      </w:r>
      <w:r w:rsidR="00462485">
        <w:t>The ONF Transport API is designed to allow network operators to deploy SDN across a multi-domain, multi-vendor transport infrastructure, extending programmability across their networks</w:t>
      </w:r>
      <w:r w:rsidRPr="00AD4936">
        <w:t xml:space="preserve"> </w:t>
      </w:r>
      <w:r>
        <w:t>end-to-end</w:t>
      </w:r>
      <w:r w:rsidR="00462485">
        <w:t xml:space="preserve">.  </w:t>
      </w:r>
    </w:p>
    <w:p w14:paraId="10D17DBF" w14:textId="77777777" w:rsidR="00CB7958" w:rsidRDefault="00CB7958" w:rsidP="0013697D">
      <w:r>
        <w:t>ONF T-API is designed to be the interface between controllers at different levels of an SDN controller hierarchy, offering control over network resources at different levels of abstraction.  A typical deployment would be as the interface between the Domain Controllers for several network domains and a higher level SDN Network Orchestrator that acts as a parent controller.</w:t>
      </w:r>
    </w:p>
    <w:p w14:paraId="4FD1CAFF" w14:textId="77777777" w:rsidR="00AD4936" w:rsidRDefault="00AD4936" w:rsidP="0013697D">
      <w:r>
        <w:t>The set of primitives needed to control a transport network have been explored in previous studies and prototype implementations [OIF, ONF]:</w:t>
      </w:r>
    </w:p>
    <w:p w14:paraId="3E6584D5" w14:textId="77777777" w:rsidR="00AD4936" w:rsidRDefault="00AD4936" w:rsidP="00AD4936">
      <w:pPr>
        <w:pStyle w:val="ListParagraph"/>
        <w:numPr>
          <w:ilvl w:val="0"/>
          <w:numId w:val="2"/>
        </w:numPr>
      </w:pPr>
      <w:r>
        <w:t>Topology, or retrieval of network topology, resource availability and status information</w:t>
      </w:r>
    </w:p>
    <w:p w14:paraId="57A5C44E" w14:textId="77777777" w:rsidR="00AD4936" w:rsidRDefault="00AD4936" w:rsidP="00AD4936">
      <w:pPr>
        <w:pStyle w:val="ListParagraph"/>
        <w:numPr>
          <w:ilvl w:val="0"/>
          <w:numId w:val="2"/>
        </w:numPr>
      </w:pPr>
      <w:r>
        <w:t>Service, allowing the client to create connectivity between service endpoints</w:t>
      </w:r>
      <w:r w:rsidR="00720556">
        <w:t xml:space="preserve"> or request path computation for future connectivity services</w:t>
      </w:r>
    </w:p>
    <w:p w14:paraId="0D68D7E1" w14:textId="77777777" w:rsidR="00AD4936" w:rsidRDefault="00AD4936" w:rsidP="00AD4936">
      <w:pPr>
        <w:pStyle w:val="ListParagraph"/>
        <w:numPr>
          <w:ilvl w:val="0"/>
          <w:numId w:val="2"/>
        </w:numPr>
      </w:pPr>
      <w:r>
        <w:t>Notification, providing information about network events and changes to subscribed clients</w:t>
      </w:r>
    </w:p>
    <w:p w14:paraId="0A2E89AA" w14:textId="77777777" w:rsidR="00F75A10" w:rsidRDefault="00AD4936" w:rsidP="00AD4936">
      <w:pPr>
        <w:pStyle w:val="ListParagraph"/>
        <w:numPr>
          <w:ilvl w:val="0"/>
          <w:numId w:val="2"/>
        </w:numPr>
      </w:pPr>
      <w:r>
        <w:t>Virtualization or slicing of the network into isolated virtual partitions for specific clients or applications</w:t>
      </w:r>
    </w:p>
    <w:p w14:paraId="3663F7B4" w14:textId="77777777" w:rsidR="0013697D" w:rsidRDefault="00AD4936" w:rsidP="00CB7958">
      <w:r>
        <w:t>This set of primitives is implemented in the ONF T-API in ways that allow for varying degrees of information and control based on operator policy.  This range allows for different business relationships to be supported by the API, including clients that may be allowed very limited “black box” type views of the network to internal operator applications that may need full details of the network topology and ability to trace services across this topology.</w:t>
      </w:r>
    </w:p>
    <w:p w14:paraId="34229007" w14:textId="77777777" w:rsidR="00CB7958" w:rsidRDefault="00B03B68" w:rsidP="00B03B68">
      <w:r>
        <w:t>ONF T</w:t>
      </w:r>
      <w:r w:rsidR="00AD3AB2">
        <w:t xml:space="preserve">API work is based on the ONF’s </w:t>
      </w:r>
      <w:r w:rsidR="00CB7958">
        <w:t xml:space="preserve">Common Information Model </w:t>
      </w:r>
      <w:r>
        <w:t xml:space="preserve">[CIM].  The ONF-CIM provides a representation of data plane resources for the purpose of management-control by the operator. The ONF TAPI derives its Information Model by pruning and refactoring the CIM Core Information Model as </w:t>
      </w:r>
      <w:r w:rsidR="00720556">
        <w:t>a purpose-specific realization of the ONF-CIM for Transport Network Control</w:t>
      </w:r>
      <w:r>
        <w:t>.</w:t>
      </w:r>
    </w:p>
    <w:p w14:paraId="2CFC3C01" w14:textId="77777777" w:rsidR="00F75A10" w:rsidRDefault="00F75A10" w:rsidP="00C876E3">
      <w:pPr>
        <w:pStyle w:val="Heading2"/>
      </w:pPr>
      <w:r>
        <w:t>T-API</w:t>
      </w:r>
      <w:r w:rsidR="007F5835">
        <w:t xml:space="preserve"> </w:t>
      </w:r>
      <w:r w:rsidR="00E30267">
        <w:t>Documentation and Code</w:t>
      </w:r>
    </w:p>
    <w:p w14:paraId="6396B592" w14:textId="77777777" w:rsidR="00CB7958" w:rsidRDefault="00CB7958" w:rsidP="0013697D"/>
    <w:p w14:paraId="27C09F9F" w14:textId="77777777" w:rsidR="00B32936" w:rsidRDefault="00B32936" w:rsidP="00B32936">
      <w:pPr>
        <w:jc w:val="center"/>
      </w:pPr>
      <w:r>
        <w:rPr>
          <w:noProof/>
        </w:rPr>
        <w:lastRenderedPageBreak/>
        <w:drawing>
          <wp:inline distT="0" distB="0" distL="0" distR="0" wp14:anchorId="763D6711" wp14:editId="2CA7DBF5">
            <wp:extent cx="5698344" cy="2756216"/>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3898" cy="2763739"/>
                    </a:xfrm>
                    <a:prstGeom prst="rect">
                      <a:avLst/>
                    </a:prstGeom>
                    <a:noFill/>
                  </pic:spPr>
                </pic:pic>
              </a:graphicData>
            </a:graphic>
          </wp:inline>
        </w:drawing>
      </w:r>
    </w:p>
    <w:p w14:paraId="23B85AB9" w14:textId="77777777" w:rsidR="00B32936" w:rsidRDefault="00B32936" w:rsidP="00B32936">
      <w:pPr>
        <w:jc w:val="center"/>
      </w:pPr>
      <w:r>
        <w:t>Fig. xx: TAPI components and related projects</w:t>
      </w:r>
    </w:p>
    <w:p w14:paraId="727D3B61" w14:textId="77777777" w:rsidR="00CB7958" w:rsidRDefault="00CB7958" w:rsidP="0013697D">
      <w:r>
        <w:t xml:space="preserve">The ONF T-API work </w:t>
      </w:r>
      <w:r w:rsidR="00E30267">
        <w:t>includes</w:t>
      </w:r>
      <w:r>
        <w:t xml:space="preserve"> several </w:t>
      </w:r>
      <w:r w:rsidR="00E30267">
        <w:t xml:space="preserve">documentation and code </w:t>
      </w:r>
      <w:r>
        <w:t xml:space="preserve">components, </w:t>
      </w:r>
      <w:r w:rsidR="00401B40">
        <w:t>including an</w:t>
      </w:r>
      <w:r>
        <w:t xml:space="preserve"> ONF Technical</w:t>
      </w:r>
      <w:r w:rsidR="0059765A">
        <w:t xml:space="preserve"> Document</w:t>
      </w:r>
      <w:r>
        <w:t xml:space="preserve"> and </w:t>
      </w:r>
      <w:r w:rsidR="00401B40">
        <w:t>several modeling</w:t>
      </w:r>
      <w:r w:rsidR="00E30267">
        <w:t xml:space="preserve"> documents</w:t>
      </w:r>
      <w:r w:rsidR="00401B40">
        <w:t>/software components that make up the T-API Software Development Kit (SDK) and</w:t>
      </w:r>
      <w:r>
        <w:t xml:space="preserve"> which are documented through ONF’s </w:t>
      </w:r>
      <w:r w:rsidR="000D1278">
        <w:t xml:space="preserve">Snowmass </w:t>
      </w:r>
      <w:r w:rsidR="0059765A">
        <w:t>Open Source SDN initiative</w:t>
      </w:r>
      <w:r w:rsidR="00E30267">
        <w:t>.  There are also associated software tool development efforts that are supported by their own Open Source SDN projects.</w:t>
      </w:r>
    </w:p>
    <w:p w14:paraId="495BDFB7" w14:textId="77777777" w:rsidR="0059765A" w:rsidRDefault="00CB7958" w:rsidP="0059765A">
      <w:pPr>
        <w:pStyle w:val="Heading3"/>
      </w:pPr>
      <w:r>
        <w:t>T-API Functional Requirements (ONF TR-527)</w:t>
      </w:r>
    </w:p>
    <w:p w14:paraId="64A24379" w14:textId="77777777" w:rsidR="008A28A3" w:rsidRDefault="008A28A3" w:rsidP="0059765A"/>
    <w:p w14:paraId="40036A8C" w14:textId="77777777" w:rsidR="00720556" w:rsidRDefault="008A28A3" w:rsidP="0059765A">
      <w:r>
        <w:t>The</w:t>
      </w:r>
      <w:r w:rsidR="00CB7958">
        <w:t xml:space="preserve"> ONF </w:t>
      </w:r>
      <w:r>
        <w:t>T-API Functional Requirements Document (FRD)</w:t>
      </w:r>
      <w:r w:rsidR="00CB7958">
        <w:t xml:space="preserve"> </w:t>
      </w:r>
      <w:r w:rsidR="00720556">
        <w:t>is based on the analysis of several use cases for SDN transport network control, using the functional requirements to support these use cases to drive definition of necessary APIs.   The APIs are described in terms of their basic input variables, outputs, and associated notifications.  While based on use cases, the APIs are defined with the intent of not precluding additional future use cases</w:t>
      </w:r>
      <w:r>
        <w:t xml:space="preserve"> and functions</w:t>
      </w:r>
      <w:r w:rsidR="00720556">
        <w:t>.</w:t>
      </w:r>
    </w:p>
    <w:p w14:paraId="5E1B64C9" w14:textId="77777777" w:rsidR="00720556" w:rsidRDefault="0059765A" w:rsidP="0059765A">
      <w:pPr>
        <w:pStyle w:val="Heading3"/>
      </w:pPr>
      <w:r>
        <w:t>T-API Software Development Kit (SDK)</w:t>
      </w:r>
    </w:p>
    <w:p w14:paraId="5BF64A62" w14:textId="77777777" w:rsidR="0059765A" w:rsidRDefault="0059765A" w:rsidP="0059765A"/>
    <w:p w14:paraId="129089DD" w14:textId="77777777" w:rsidR="008A28A3" w:rsidRPr="0059765A" w:rsidRDefault="008A28A3" w:rsidP="0059765A">
      <w:r>
        <w:t>The T-API SDK includes the UML Information Model, the Yang data schema and JSON Swagger specifications.  Software tools described in the next section allow automated mapping from protocol-independent UML into Yang, and from Yang into JSON Swagger.  Python and Java code can be generated directly from Swagger using industry tools.</w:t>
      </w:r>
    </w:p>
    <w:p w14:paraId="4E05AB37" w14:textId="77777777" w:rsidR="00720556" w:rsidRDefault="00CB7958" w:rsidP="00720556">
      <w:pPr>
        <w:pStyle w:val="ListParagraph"/>
        <w:numPr>
          <w:ilvl w:val="0"/>
          <w:numId w:val="2"/>
        </w:numPr>
      </w:pPr>
      <w:r>
        <w:t>T-API UML Information Model</w:t>
      </w:r>
      <w:r w:rsidR="00B03B68">
        <w:t>: The UML Information Model takes the Functional Requirements and maps them into common objects and attributes applicable across</w:t>
      </w:r>
      <w:r w:rsidR="00720556">
        <w:t xml:space="preserve"> transport technologies and vendors.  UML allows this model to be expressed in a protocol=independent manner and mapped to different interface types as needed.  The TAPI UML model can be found at the ONF OS SDN Snowmass repository.</w:t>
      </w:r>
    </w:p>
    <w:p w14:paraId="4A864535" w14:textId="77777777" w:rsidR="00B32936" w:rsidRDefault="00B32936" w:rsidP="00B32936">
      <w:pPr>
        <w:pStyle w:val="ListParagraph"/>
      </w:pPr>
    </w:p>
    <w:p w14:paraId="1C19CF22" w14:textId="77777777" w:rsidR="00B32936" w:rsidRDefault="008A28A3" w:rsidP="000D1278">
      <w:pPr>
        <w:pStyle w:val="ListParagraph"/>
        <w:numPr>
          <w:ilvl w:val="1"/>
          <w:numId w:val="2"/>
        </w:numPr>
      </w:pPr>
      <w:r>
        <w:lastRenderedPageBreak/>
        <w:t>The T-API UML Information Model is based on the ONF’s Common Information Model project and was derived through a pruning and refactoring of the ONF Core Information Model to fit the needs and terminology of transport networks.</w:t>
      </w:r>
      <w:ins w:id="2" w:author="Ong, Lyndon" w:date="2016-08-16T07:52:00Z">
        <w:r w:rsidR="00D94849">
          <w:t>Ref guidelines?</w:t>
        </w:r>
      </w:ins>
    </w:p>
    <w:p w14:paraId="252C0CC4" w14:textId="77777777" w:rsidR="008A28A3" w:rsidRDefault="008A28A3" w:rsidP="000D1278">
      <w:pPr>
        <w:pStyle w:val="ListParagraph"/>
        <w:numPr>
          <w:ilvl w:val="1"/>
          <w:numId w:val="2"/>
        </w:numPr>
      </w:pPr>
      <w:r>
        <w:t>The T-API UML Information Model was developed using the Papyrus editing tool.  Directions for use of Papyrus can be found in [xx].</w:t>
      </w:r>
    </w:p>
    <w:p w14:paraId="25F284A3" w14:textId="77777777" w:rsidR="00720556" w:rsidRDefault="00720556" w:rsidP="00720556">
      <w:pPr>
        <w:pStyle w:val="ListParagraph"/>
      </w:pPr>
    </w:p>
    <w:p w14:paraId="63D714FD" w14:textId="77777777" w:rsidR="008A28A3" w:rsidRDefault="00CB7958" w:rsidP="00CB7958">
      <w:pPr>
        <w:pStyle w:val="ListParagraph"/>
        <w:numPr>
          <w:ilvl w:val="0"/>
          <w:numId w:val="2"/>
        </w:numPr>
      </w:pPr>
      <w:r>
        <w:t xml:space="preserve">T-API YANG </w:t>
      </w:r>
      <w:r w:rsidR="008A28A3">
        <w:t xml:space="preserve">data schema:  The T-API Yang data schema is a mapping of the Information Model from UML into Yang (IETF RFC 6020) data modeling language, which results in a model expressed in text in a form that is gaining wide usage in the industry.  </w:t>
      </w:r>
    </w:p>
    <w:p w14:paraId="4D4D1B74" w14:textId="77777777" w:rsidR="00CB7958" w:rsidRDefault="008A28A3" w:rsidP="008A28A3">
      <w:pPr>
        <w:pStyle w:val="ListParagraph"/>
        <w:numPr>
          <w:ilvl w:val="1"/>
          <w:numId w:val="2"/>
        </w:numPr>
      </w:pPr>
      <w:r>
        <w:t>It should be noted that the UML model can be mapped into other data modeling languages as well as Yang.  Efforts are underway, for example, in the Papyrus community.</w:t>
      </w:r>
      <w:r w:rsidR="000D1278">
        <w:t xml:space="preserve">  </w:t>
      </w:r>
    </w:p>
    <w:p w14:paraId="22232069" w14:textId="77777777" w:rsidR="008A28A3" w:rsidRDefault="008A28A3" w:rsidP="008A28A3">
      <w:pPr>
        <w:pStyle w:val="ListParagraph"/>
        <w:ind w:left="1440"/>
      </w:pPr>
    </w:p>
    <w:p w14:paraId="389F2BDE" w14:textId="77777777" w:rsidR="008A28A3" w:rsidRDefault="008A28A3" w:rsidP="008A28A3">
      <w:pPr>
        <w:pStyle w:val="ListParagraph"/>
        <w:numPr>
          <w:ilvl w:val="0"/>
          <w:numId w:val="2"/>
        </w:numPr>
      </w:pPr>
      <w:r>
        <w:t xml:space="preserve">T-API Swagger specifications:  The T-API Swagger specifications provide a mapping from the Yang data schema into JSON Swagger, which </w:t>
      </w:r>
      <w:r w:rsidR="0080059F">
        <w:t>can then be used to generate Python and Java code for implementation of the API in RestConf.</w:t>
      </w:r>
    </w:p>
    <w:p w14:paraId="4D62C7AD" w14:textId="77777777" w:rsidR="00720556" w:rsidRDefault="0059765A" w:rsidP="0059765A">
      <w:pPr>
        <w:pStyle w:val="Heading3"/>
      </w:pPr>
      <w:r>
        <w:t>Associated Software Tools</w:t>
      </w:r>
    </w:p>
    <w:p w14:paraId="6193247E" w14:textId="2FFC4927" w:rsidR="00CB7958" w:rsidRDefault="00CB7958" w:rsidP="001D01DE">
      <w:pPr>
        <w:pStyle w:val="ListParagraph"/>
        <w:numPr>
          <w:ilvl w:val="0"/>
          <w:numId w:val="2"/>
        </w:numPr>
      </w:pPr>
      <w:r>
        <w:t xml:space="preserve">Open Source </w:t>
      </w:r>
      <w:r w:rsidR="00720556">
        <w:t>Eagle Project</w:t>
      </w:r>
      <w:ins w:id="3" w:author="Ong, Lyndon" w:date="2016-08-23T19:40:00Z">
        <w:r w:rsidR="001D01DE">
          <w:t xml:space="preserve">: The Eagle Project </w:t>
        </w:r>
      </w:ins>
      <w:ins w:id="4" w:author="Ong, Lyndon" w:date="2016-08-23T19:41:00Z">
        <w:r w:rsidR="001D01DE">
          <w:t>(</w:t>
        </w:r>
        <w:r w:rsidR="001D01DE">
          <w:fldChar w:fldCharType="begin"/>
        </w:r>
        <w:r w:rsidR="001D01DE">
          <w:instrText xml:space="preserve"> HYPERLINK "</w:instrText>
        </w:r>
        <w:r w:rsidR="001D01DE" w:rsidRPr="001D01DE">
          <w:instrText>http://opensourcesdn.org/projects/project-eagle/</w:instrText>
        </w:r>
        <w:r w:rsidR="001D01DE">
          <w:instrText xml:space="preserve">" </w:instrText>
        </w:r>
        <w:r w:rsidR="001D01DE">
          <w:fldChar w:fldCharType="separate"/>
        </w:r>
        <w:r w:rsidR="001D01DE" w:rsidRPr="00E81DCD">
          <w:rPr>
            <w:rStyle w:val="Hyperlink"/>
          </w:rPr>
          <w:t>http://opensourcesdn.org/projects/project-eagle/</w:t>
        </w:r>
        <w:r w:rsidR="001D01DE">
          <w:fldChar w:fldCharType="end"/>
        </w:r>
        <w:r w:rsidR="001D01DE">
          <w:t>) is an open source project under ONF OpenSourceSDN to develop tools for automation of the development of code from abstract UML models, including:</w:t>
        </w:r>
      </w:ins>
    </w:p>
    <w:p w14:paraId="64EBDE26" w14:textId="77777777" w:rsidR="00B4471E" w:rsidRDefault="00B4471E" w:rsidP="00B4471E">
      <w:pPr>
        <w:pStyle w:val="ListParagraph"/>
      </w:pPr>
    </w:p>
    <w:p w14:paraId="47B6329E" w14:textId="77777777" w:rsidR="00B4471E" w:rsidRDefault="00B4471E" w:rsidP="00B4471E">
      <w:pPr>
        <w:pStyle w:val="ListParagraph"/>
        <w:numPr>
          <w:ilvl w:val="1"/>
          <w:numId w:val="2"/>
        </w:numPr>
      </w:pPr>
      <w:r>
        <w:t>Tools for automated mapping of UML to YANG</w:t>
      </w:r>
    </w:p>
    <w:p w14:paraId="33C0B6EF" w14:textId="77777777" w:rsidR="00B4471E" w:rsidRDefault="00B4471E" w:rsidP="00B4471E">
      <w:pPr>
        <w:pStyle w:val="ListParagraph"/>
        <w:numPr>
          <w:ilvl w:val="1"/>
          <w:numId w:val="2"/>
        </w:numPr>
      </w:pPr>
      <w:r>
        <w:t>Tools for automated mapping of YANG to JSON Swagger</w:t>
      </w:r>
    </w:p>
    <w:p w14:paraId="0336B902" w14:textId="77777777" w:rsidR="00B4471E" w:rsidRDefault="00B4471E" w:rsidP="00B4471E">
      <w:pPr>
        <w:pStyle w:val="ListParagraph"/>
        <w:numPr>
          <w:ilvl w:val="1"/>
          <w:numId w:val="2"/>
        </w:numPr>
      </w:pPr>
      <w:r>
        <w:t>Tools for automated generation of code from JSON Swagger</w:t>
      </w:r>
    </w:p>
    <w:p w14:paraId="65642E75" w14:textId="77777777" w:rsidR="00720556" w:rsidRDefault="00720556" w:rsidP="00720556">
      <w:pPr>
        <w:pStyle w:val="ListParagraph"/>
      </w:pPr>
    </w:p>
    <w:p w14:paraId="4F572934" w14:textId="1E146592" w:rsidR="00720556" w:rsidRDefault="00720556" w:rsidP="001D01DE">
      <w:pPr>
        <w:pStyle w:val="ListParagraph"/>
        <w:numPr>
          <w:ilvl w:val="0"/>
          <w:numId w:val="2"/>
        </w:numPr>
      </w:pPr>
      <w:r>
        <w:t>Open Source Englewood Project</w:t>
      </w:r>
      <w:ins w:id="5" w:author="Ong, Lyndon" w:date="2016-08-23T19:42:00Z">
        <w:r w:rsidR="001D01DE">
          <w:t>: The Englewood Project (</w:t>
        </w:r>
      </w:ins>
      <w:ins w:id="6" w:author="Ong, Lyndon" w:date="2016-08-23T19:43:00Z">
        <w:r w:rsidR="001D01DE">
          <w:fldChar w:fldCharType="begin"/>
        </w:r>
        <w:r w:rsidR="001D01DE">
          <w:instrText xml:space="preserve"> HYPERLINK "</w:instrText>
        </w:r>
        <w:r w:rsidR="001D01DE" w:rsidRPr="001D01DE">
          <w:instrText>http://opensourcesdn.org/projects/project-englewood/</w:instrText>
        </w:r>
        <w:r w:rsidR="001D01DE">
          <w:instrText xml:space="preserve">" </w:instrText>
        </w:r>
        <w:r w:rsidR="001D01DE">
          <w:fldChar w:fldCharType="separate"/>
        </w:r>
        <w:r w:rsidR="001D01DE" w:rsidRPr="00E81DCD">
          <w:rPr>
            <w:rStyle w:val="Hyperlink"/>
          </w:rPr>
          <w:t>http://opensourcesdn.org/projects/project-englewood/</w:t>
        </w:r>
        <w:r w:rsidR="001D01DE">
          <w:fldChar w:fldCharType="end"/>
        </w:r>
        <w:r w:rsidR="001D01DE">
          <w:t>) is an ONF OpenSourceSDN project aimed at</w:t>
        </w:r>
        <w:r w:rsidR="001D01DE" w:rsidRPr="001D01DE">
          <w:t xml:space="preserve"> develop</w:t>
        </w:r>
        <w:r w:rsidR="001D01DE">
          <w:t>ing</w:t>
        </w:r>
        <w:r w:rsidR="001D01DE" w:rsidRPr="001D01DE">
          <w:t xml:space="preserve"> software modules that can be used to prototype, test, validate and facilitate the deployment of standard ONF Transport APIs</w:t>
        </w:r>
      </w:ins>
      <w:ins w:id="7" w:author="Ong, Lyndon" w:date="2016-08-23T19:44:00Z">
        <w:r w:rsidR="001D01DE">
          <w:t xml:space="preserve"> over open source controller software such as ODL, ONOS and IDE.</w:t>
        </w:r>
      </w:ins>
    </w:p>
    <w:p w14:paraId="5DD4938B" w14:textId="77777777" w:rsidR="0059765A" w:rsidRDefault="0059765A" w:rsidP="0059765A">
      <w:pPr>
        <w:pStyle w:val="Heading2"/>
      </w:pPr>
      <w:r>
        <w:t xml:space="preserve">T-API </w:t>
      </w:r>
      <w:r w:rsidR="00E30267">
        <w:t>Services and Modules</w:t>
      </w:r>
    </w:p>
    <w:p w14:paraId="3F2D2BAA" w14:textId="77777777" w:rsidR="0059765A" w:rsidRDefault="0059765A" w:rsidP="0059765A"/>
    <w:p w14:paraId="42F0EF60" w14:textId="77777777" w:rsidR="0059765A" w:rsidRDefault="0059765A" w:rsidP="0059765A">
      <w:r>
        <w:t xml:space="preserve">T-API has a design that allows different </w:t>
      </w:r>
      <w:r w:rsidR="00E30267">
        <w:t>features</w:t>
      </w:r>
      <w:r>
        <w:t xml:space="preserve"> to be realized as self-contained, largely independent modules</w:t>
      </w:r>
      <w:r w:rsidR="00E30267">
        <w:t xml:space="preserve"> that can be </w:t>
      </w:r>
      <w:r w:rsidR="00183D78">
        <w:t>implemented</w:t>
      </w:r>
      <w:r w:rsidR="00E30267">
        <w:t xml:space="preserve"> separately to achieve a desired service, and through the modular design can evolve </w:t>
      </w:r>
      <w:r w:rsidR="00183D78">
        <w:t>independently</w:t>
      </w:r>
      <w:r>
        <w:t xml:space="preserve">.  </w:t>
      </w:r>
      <w:r w:rsidR="00E30267">
        <w:t>The different service modules in the current version are described below.</w:t>
      </w:r>
    </w:p>
    <w:p w14:paraId="301C0ED1" w14:textId="77777777" w:rsidR="00E30267" w:rsidRDefault="00E30267" w:rsidP="00E30267">
      <w:pPr>
        <w:pStyle w:val="Heading2"/>
      </w:pPr>
      <w:r>
        <w:t xml:space="preserve">T-API </w:t>
      </w:r>
      <w:r w:rsidR="00183D78">
        <w:t>modules</w:t>
      </w:r>
    </w:p>
    <w:p w14:paraId="3F7132B4" w14:textId="77777777" w:rsidR="0059765A" w:rsidRDefault="0059765A" w:rsidP="00E30267">
      <w:pPr>
        <w:pStyle w:val="Heading3"/>
      </w:pPr>
      <w:r>
        <w:t>Common Core</w:t>
      </w:r>
    </w:p>
    <w:p w14:paraId="74B307DE" w14:textId="77777777" w:rsidR="00DC3C70" w:rsidRPr="00DC3C70" w:rsidRDefault="0081455D" w:rsidP="00DC3C70">
      <w:r>
        <w:t xml:space="preserve">The TAPI Common Core module defines core objects that are used by all other TAPI modules, such as Context, etc.  The Common Core module includes the </w:t>
      </w:r>
      <w:r w:rsidR="00DC3C70">
        <w:t>Tapi</w:t>
      </w:r>
      <w:r>
        <w:t xml:space="preserve"> UML file</w:t>
      </w:r>
      <w:r w:rsidR="00DC3C70">
        <w:t>, Tapi.yang</w:t>
      </w:r>
      <w:r w:rsidRPr="0081455D">
        <w:t xml:space="preserve"> </w:t>
      </w:r>
      <w:r>
        <w:t>file</w:t>
      </w:r>
      <w:r w:rsidR="00DC3C70">
        <w:t xml:space="preserve">, </w:t>
      </w:r>
      <w:r>
        <w:t xml:space="preserve">and </w:t>
      </w:r>
      <w:r w:rsidR="00DC3C70">
        <w:t>Tapi.swagger</w:t>
      </w:r>
      <w:r w:rsidRPr="0081455D">
        <w:t xml:space="preserve"> </w:t>
      </w:r>
      <w:r>
        <w:t>file</w:t>
      </w:r>
    </w:p>
    <w:p w14:paraId="1341BFBF" w14:textId="77777777" w:rsidR="0059765A" w:rsidRDefault="0059765A" w:rsidP="00E30267">
      <w:pPr>
        <w:pStyle w:val="Heading3"/>
      </w:pPr>
      <w:r>
        <w:lastRenderedPageBreak/>
        <w:t>Topology</w:t>
      </w:r>
    </w:p>
    <w:p w14:paraId="5C65ABAC" w14:textId="77777777" w:rsidR="00E30267" w:rsidRPr="00E30267" w:rsidRDefault="00183D78" w:rsidP="00E30267">
      <w:r>
        <w:t>The Topology API module supports r</w:t>
      </w:r>
      <w:r w:rsidR="0081455D" w:rsidRPr="00E30267">
        <w:t>etriev</w:t>
      </w:r>
      <w:r>
        <w:t>al of</w:t>
      </w:r>
      <w:r w:rsidR="0081455D" w:rsidRPr="00E30267">
        <w:t xml:space="preserve"> Topology, Node, Link &amp; Edge-Point details</w:t>
      </w:r>
      <w:r>
        <w:t xml:space="preserve">.  It </w:t>
      </w:r>
      <w:r w:rsidR="0081455D">
        <w:t>includes</w:t>
      </w:r>
      <w:r>
        <w:t xml:space="preserve"> the </w:t>
      </w:r>
      <w:r w:rsidR="00DC3C70">
        <w:t>TapiTopology</w:t>
      </w:r>
      <w:r>
        <w:t xml:space="preserve"> UML file</w:t>
      </w:r>
      <w:r w:rsidR="00DC3C70">
        <w:t>, TapiTopology.yang</w:t>
      </w:r>
      <w:r>
        <w:t xml:space="preserve"> file</w:t>
      </w:r>
      <w:r w:rsidR="00DC3C70">
        <w:t xml:space="preserve">, </w:t>
      </w:r>
      <w:r>
        <w:t xml:space="preserve">and </w:t>
      </w:r>
      <w:r w:rsidR="00DC3C70">
        <w:t>TapiTopology.swagger</w:t>
      </w:r>
      <w:r>
        <w:t xml:space="preserve"> file</w:t>
      </w:r>
    </w:p>
    <w:p w14:paraId="4377C28C" w14:textId="77777777" w:rsidR="0059765A" w:rsidRDefault="0059765A" w:rsidP="00E30267">
      <w:pPr>
        <w:pStyle w:val="Heading3"/>
      </w:pPr>
      <w:r>
        <w:t>Connectivity Service</w:t>
      </w:r>
    </w:p>
    <w:p w14:paraId="646F3F43" w14:textId="77777777" w:rsidR="00E30267" w:rsidRPr="00E30267" w:rsidRDefault="00183D78" w:rsidP="00E30267">
      <w:r>
        <w:t>The Connectivity Service API module allows the client to r</w:t>
      </w:r>
      <w:r w:rsidR="0081455D" w:rsidRPr="00E30267">
        <w:t xml:space="preserve">etrieve </w:t>
      </w:r>
      <w:r>
        <w:t>information about and r</w:t>
      </w:r>
      <w:r w:rsidR="0081455D" w:rsidRPr="00E30267">
        <w:t xml:space="preserve">equest </w:t>
      </w:r>
      <w:r>
        <w:t xml:space="preserve">new </w:t>
      </w:r>
      <w:r w:rsidR="0081455D" w:rsidRPr="00E30267">
        <w:t>P2P, P2MP, MP2MP connectivity</w:t>
      </w:r>
      <w:r w:rsidR="00DC3C70">
        <w:t xml:space="preserve"> </w:t>
      </w:r>
      <w:r>
        <w:t xml:space="preserve">service </w:t>
      </w:r>
      <w:r w:rsidR="00DC3C70">
        <w:t>a</w:t>
      </w:r>
      <w:r w:rsidR="0081455D" w:rsidRPr="00E30267">
        <w:t>cross (L0/L1/L2) layers</w:t>
      </w:r>
      <w:r>
        <w:t xml:space="preserve">.  It </w:t>
      </w:r>
      <w:r w:rsidR="0081455D">
        <w:t>includes</w:t>
      </w:r>
      <w:r>
        <w:t xml:space="preserve"> the </w:t>
      </w:r>
      <w:r w:rsidR="00DC3C70">
        <w:t>TapiConnectivity</w:t>
      </w:r>
      <w:r>
        <w:t xml:space="preserve"> UML file</w:t>
      </w:r>
      <w:r w:rsidR="00DC3C70">
        <w:t>, TapiConnectivity.yang</w:t>
      </w:r>
      <w:r>
        <w:t xml:space="preserve"> file</w:t>
      </w:r>
      <w:r w:rsidR="00DC3C70">
        <w:t xml:space="preserve">, </w:t>
      </w:r>
      <w:r>
        <w:t xml:space="preserve">and </w:t>
      </w:r>
      <w:r w:rsidR="00DC3C70">
        <w:t>TapiConnectivity.swagger</w:t>
      </w:r>
      <w:r>
        <w:t xml:space="preserve"> file</w:t>
      </w:r>
    </w:p>
    <w:p w14:paraId="1ADAD558" w14:textId="77777777" w:rsidR="0059765A" w:rsidRDefault="0059765A" w:rsidP="00E30267">
      <w:pPr>
        <w:pStyle w:val="Heading3"/>
      </w:pPr>
      <w:r>
        <w:t>Notification</w:t>
      </w:r>
    </w:p>
    <w:p w14:paraId="583748F0" w14:textId="77777777" w:rsidR="00E30267" w:rsidRPr="00E30267" w:rsidRDefault="00183D78" w:rsidP="00E30267">
      <w:r>
        <w:t xml:space="preserve">The Notification Service API module allows the client to subscribe to and filter autonomous notifications from the server for events such as failure or degradation.  Autonomous notifications are carried via a transport mechanism as discussed under Implementation Guidelines below. The API </w:t>
      </w:r>
      <w:r w:rsidR="0081455D">
        <w:t>includes</w:t>
      </w:r>
      <w:r>
        <w:t xml:space="preserve"> the </w:t>
      </w:r>
      <w:r w:rsidR="00DC3C70">
        <w:t>TapiNotification</w:t>
      </w:r>
      <w:r>
        <w:t xml:space="preserve"> UML file</w:t>
      </w:r>
      <w:r w:rsidR="00DC3C70">
        <w:t>, TapiNotification.yang</w:t>
      </w:r>
      <w:r>
        <w:t xml:space="preserve"> file</w:t>
      </w:r>
      <w:r w:rsidR="00DC3C70">
        <w:t xml:space="preserve">, </w:t>
      </w:r>
      <w:r>
        <w:t xml:space="preserve">and </w:t>
      </w:r>
      <w:r w:rsidR="00DC3C70">
        <w:t>TapiNotification.swagger</w:t>
      </w:r>
      <w:r>
        <w:t xml:space="preserve"> file</w:t>
      </w:r>
    </w:p>
    <w:p w14:paraId="5BF61353" w14:textId="77777777" w:rsidR="0059765A" w:rsidRDefault="0059765A" w:rsidP="00E30267">
      <w:pPr>
        <w:pStyle w:val="Heading3"/>
      </w:pPr>
      <w:r>
        <w:t>Path Computation</w:t>
      </w:r>
    </w:p>
    <w:p w14:paraId="0A5045D3" w14:textId="77777777" w:rsidR="00E30267" w:rsidRPr="00E30267" w:rsidRDefault="00183D78" w:rsidP="00E30267">
      <w:r>
        <w:t>The Path Computation API module allows the client to make a r</w:t>
      </w:r>
      <w:r w:rsidR="0081455D" w:rsidRPr="00E30267">
        <w:t>equest for Computation &amp; Optimization of paths</w:t>
      </w:r>
      <w:r>
        <w:t xml:space="preserve">.  It includes the </w:t>
      </w:r>
      <w:r w:rsidR="00DC3C70">
        <w:t>TapiPathComputation</w:t>
      </w:r>
      <w:r>
        <w:t xml:space="preserve"> UML file</w:t>
      </w:r>
      <w:r w:rsidR="00DC3C70">
        <w:t>, TapiPathComputation.yang</w:t>
      </w:r>
      <w:r>
        <w:t xml:space="preserve"> file</w:t>
      </w:r>
      <w:r w:rsidR="00DC3C70">
        <w:t xml:space="preserve">, </w:t>
      </w:r>
      <w:r>
        <w:t xml:space="preserve">and </w:t>
      </w:r>
      <w:r w:rsidR="00DC3C70">
        <w:t>TapiPathComputation.swagger</w:t>
      </w:r>
      <w:r>
        <w:t xml:space="preserve"> file</w:t>
      </w:r>
    </w:p>
    <w:p w14:paraId="44936DFE" w14:textId="77777777" w:rsidR="0059765A" w:rsidRDefault="0059765A" w:rsidP="00E30267">
      <w:pPr>
        <w:pStyle w:val="Heading3"/>
      </w:pPr>
      <w:r>
        <w:t>Virtual Network Service</w:t>
      </w:r>
    </w:p>
    <w:p w14:paraId="66EF87E8" w14:textId="77777777" w:rsidR="00DC3C70" w:rsidRDefault="00183D78" w:rsidP="00DC3C70">
      <w:r>
        <w:t>The Virtual Network Service API module allows the client to c</w:t>
      </w:r>
      <w:r w:rsidR="0081455D" w:rsidRPr="00E30267">
        <w:t xml:space="preserve">reate, </w:t>
      </w:r>
      <w:r>
        <w:t>u</w:t>
      </w:r>
      <w:r w:rsidR="0081455D" w:rsidRPr="00E30267">
        <w:t xml:space="preserve">pdate, </w:t>
      </w:r>
      <w:r>
        <w:t>d</w:t>
      </w:r>
      <w:r w:rsidR="0081455D" w:rsidRPr="00E30267">
        <w:t>elete Virtual Network topologies</w:t>
      </w:r>
      <w:r>
        <w:t xml:space="preserve">.  It includes the </w:t>
      </w:r>
      <w:r w:rsidR="00DC3C70">
        <w:t>TapiVirtualNetwork</w:t>
      </w:r>
      <w:r>
        <w:t xml:space="preserve"> UML file</w:t>
      </w:r>
      <w:r w:rsidR="00DC3C70">
        <w:t>, TapiVirtualNetwork.yang</w:t>
      </w:r>
      <w:r>
        <w:t xml:space="preserve"> file</w:t>
      </w:r>
      <w:r w:rsidR="00DC3C70">
        <w:t xml:space="preserve">, </w:t>
      </w:r>
      <w:r>
        <w:t xml:space="preserve">and </w:t>
      </w:r>
      <w:r w:rsidR="00DC3C70">
        <w:t>TapiVirtualNetwork.swagger</w:t>
      </w:r>
      <w:r>
        <w:t xml:space="preserve"> file</w:t>
      </w:r>
    </w:p>
    <w:p w14:paraId="0E3DB8EF" w14:textId="77777777" w:rsidR="00D06479" w:rsidRDefault="00D06479" w:rsidP="002C3CA9">
      <w:pPr>
        <w:pStyle w:val="Heading3"/>
      </w:pPr>
      <w:r>
        <w:t xml:space="preserve">Technology-Specific </w:t>
      </w:r>
      <w:r w:rsidR="008A28A3">
        <w:t>Specs</w:t>
      </w:r>
    </w:p>
    <w:p w14:paraId="70EC60A5" w14:textId="77777777" w:rsidR="0081455D" w:rsidRPr="0081455D" w:rsidRDefault="0081455D" w:rsidP="0081455D">
      <w:r>
        <w:t>Multiple Technology-Specific Spec models have been defined for different transport technologies such as Ethernet and OTN.  The associated files include:</w:t>
      </w:r>
    </w:p>
    <w:p w14:paraId="37448025" w14:textId="77777777" w:rsidR="00DC3C70" w:rsidRDefault="00DC3C70" w:rsidP="0081455D">
      <w:pPr>
        <w:pStyle w:val="ListParagraph"/>
        <w:numPr>
          <w:ilvl w:val="0"/>
          <w:numId w:val="20"/>
        </w:numPr>
      </w:pPr>
      <w:r>
        <w:t>TapiEth</w:t>
      </w:r>
      <w:r w:rsidR="00183D78">
        <w:t xml:space="preserve"> UML file</w:t>
      </w:r>
      <w:r>
        <w:t>, TapiEthSpec.yang</w:t>
      </w:r>
      <w:r w:rsidR="00183D78">
        <w:t xml:space="preserve"> file</w:t>
      </w:r>
      <w:r>
        <w:t xml:space="preserve">, </w:t>
      </w:r>
      <w:r w:rsidR="00183D78">
        <w:t xml:space="preserve">and </w:t>
      </w:r>
      <w:r>
        <w:t>TapiEthSpec.swagger</w:t>
      </w:r>
      <w:r w:rsidR="00183D78">
        <w:t xml:space="preserve"> file</w:t>
      </w:r>
    </w:p>
    <w:p w14:paraId="59F4DBFD" w14:textId="77777777" w:rsidR="00DC3C70" w:rsidRDefault="00DC3C70" w:rsidP="0081455D">
      <w:pPr>
        <w:pStyle w:val="ListParagraph"/>
        <w:numPr>
          <w:ilvl w:val="0"/>
          <w:numId w:val="20"/>
        </w:numPr>
      </w:pPr>
      <w:r>
        <w:t>TapiOch</w:t>
      </w:r>
      <w:r w:rsidR="00183D78">
        <w:t xml:space="preserve"> UML file</w:t>
      </w:r>
      <w:r>
        <w:t>, TapiOchSpec.yang</w:t>
      </w:r>
      <w:r w:rsidR="00183D78">
        <w:t xml:space="preserve"> file</w:t>
      </w:r>
      <w:r>
        <w:t xml:space="preserve">, </w:t>
      </w:r>
      <w:r w:rsidR="00183D78">
        <w:t xml:space="preserve">and </w:t>
      </w:r>
      <w:r>
        <w:t>TapiOchSpec.swagger</w:t>
      </w:r>
      <w:r w:rsidR="00183D78">
        <w:t xml:space="preserve"> file</w:t>
      </w:r>
    </w:p>
    <w:p w14:paraId="21A85CDE" w14:textId="79C4FBF8" w:rsidR="00DC3C70" w:rsidRDefault="00DC3C70" w:rsidP="0081455D">
      <w:pPr>
        <w:pStyle w:val="ListParagraph"/>
        <w:numPr>
          <w:ilvl w:val="0"/>
          <w:numId w:val="20"/>
        </w:numPr>
        <w:rPr>
          <w:ins w:id="8" w:author="Ong, Lyndon" w:date="2016-08-23T16:19:00Z"/>
        </w:rPr>
      </w:pPr>
      <w:r>
        <w:t>TapiOdu</w:t>
      </w:r>
      <w:r w:rsidR="00183D78">
        <w:t xml:space="preserve"> UML file</w:t>
      </w:r>
      <w:r>
        <w:t>, TapiOduSpec.yang</w:t>
      </w:r>
      <w:r w:rsidR="00183D78">
        <w:t xml:space="preserve"> file</w:t>
      </w:r>
      <w:r>
        <w:t xml:space="preserve">, </w:t>
      </w:r>
      <w:r w:rsidR="00183D78">
        <w:t xml:space="preserve">and </w:t>
      </w:r>
      <w:r>
        <w:t>TapiOduSpec.swagger</w:t>
      </w:r>
      <w:r w:rsidR="00183D78">
        <w:t xml:space="preserve"> file</w:t>
      </w:r>
    </w:p>
    <w:p w14:paraId="4243C308" w14:textId="3730FB78" w:rsidR="005E5CBA" w:rsidRDefault="005E5CBA" w:rsidP="005E5CBA">
      <w:pPr>
        <w:pStyle w:val="Heading2"/>
        <w:rPr>
          <w:moveTo w:id="9" w:author="Ong, Lyndon" w:date="2016-08-23T16:19:00Z"/>
        </w:rPr>
      </w:pPr>
      <w:moveToRangeStart w:id="10" w:author="Ong, Lyndon" w:date="2016-08-23T16:19:00Z" w:name="move459732485"/>
      <w:moveTo w:id="11" w:author="Ong, Lyndon" w:date="2016-08-23T16:19:00Z">
        <w:r>
          <w:tab/>
          <w:t xml:space="preserve">Interaction with Other SDOs and Forums Across Industry </w:t>
        </w:r>
        <w:del w:id="12" w:author="Ong, Lyndon" w:date="2016-08-23T19:16:00Z">
          <w:r w:rsidDel="00FD42D1">
            <w:delText xml:space="preserve">(incl </w:delText>
          </w:r>
          <w:commentRangeStart w:id="13"/>
          <w:r w:rsidDel="00FD42D1">
            <w:delText>IISOMI</w:delText>
          </w:r>
          <w:commentRangeEnd w:id="13"/>
          <w:r w:rsidDel="00FD42D1">
            <w:rPr>
              <w:rStyle w:val="CommentReference"/>
              <w:rFonts w:asciiTheme="minorHAnsi" w:eastAsiaTheme="minorEastAsia" w:hAnsiTheme="minorHAnsi" w:cstheme="minorBidi"/>
              <w:b w:val="0"/>
              <w:bCs w:val="0"/>
              <w:smallCaps w:val="0"/>
              <w:color w:val="auto"/>
            </w:rPr>
            <w:commentReference w:id="13"/>
          </w:r>
          <w:r w:rsidDel="00FD42D1">
            <w:delText>)</w:delText>
          </w:r>
        </w:del>
      </w:moveTo>
    </w:p>
    <w:moveToRangeEnd w:id="10"/>
    <w:p w14:paraId="70DBFFA1" w14:textId="3D95F1AA" w:rsidR="001D01DE" w:rsidRDefault="00FD42D1">
      <w:pPr>
        <w:rPr>
          <w:ins w:id="14" w:author="Ong, Lyndon" w:date="2016-08-23T19:33:00Z"/>
        </w:rPr>
        <w:pPrChange w:id="15" w:author="Ong, Lyndon" w:date="2016-08-23T16:19:00Z">
          <w:pPr>
            <w:pStyle w:val="ListParagraph"/>
            <w:numPr>
              <w:numId w:val="20"/>
            </w:numPr>
            <w:ind w:hanging="360"/>
          </w:pPr>
        </w:pPrChange>
      </w:pPr>
      <w:ins w:id="16" w:author="Ong, Lyndon" w:date="2016-08-23T19:16:00Z">
        <w:r>
          <w:t xml:space="preserve">TAPI work is being followed by other groups interested in SDN control of carrier networks, especially the </w:t>
        </w:r>
      </w:ins>
      <w:ins w:id="17" w:author="Ong, Lyndon" w:date="2016-08-23T19:33:00Z">
        <w:r w:rsidR="001D01DE">
          <w:t xml:space="preserve">OIF and </w:t>
        </w:r>
      </w:ins>
      <w:ins w:id="18" w:author="Ong, Lyndon" w:date="2016-08-23T19:16:00Z">
        <w:r>
          <w:t>MEF</w:t>
        </w:r>
      </w:ins>
      <w:ins w:id="19" w:author="Ong, Lyndon" w:date="2016-08-23T19:33:00Z">
        <w:r w:rsidR="001D01DE">
          <w:t>.  OIF and ONF jointly sponsored a prototype demonstration of Transport SDN in 2014 which jump-started work on the TAPI standards at ONF, and OIF has continued to work closely with ONF on TAPI, contributing work on Virtual Network Services and planning on a joint interop demonstration in Fall 2016.</w:t>
        </w:r>
      </w:ins>
    </w:p>
    <w:p w14:paraId="15035900" w14:textId="596E736B" w:rsidR="005E5CBA" w:rsidRDefault="001D01DE">
      <w:pPr>
        <w:rPr>
          <w:ins w:id="20" w:author="Ong, Lyndon" w:date="2016-08-23T19:22:00Z"/>
        </w:rPr>
        <w:pPrChange w:id="21" w:author="Ong, Lyndon" w:date="2016-08-23T16:19:00Z">
          <w:pPr>
            <w:pStyle w:val="ListParagraph"/>
            <w:numPr>
              <w:numId w:val="20"/>
            </w:numPr>
            <w:ind w:hanging="360"/>
          </w:pPr>
        </w:pPrChange>
      </w:pPr>
      <w:ins w:id="22" w:author="Ong, Lyndon" w:date="2016-08-23T19:35:00Z">
        <w:r>
          <w:t xml:space="preserve">MEF </w:t>
        </w:r>
      </w:ins>
      <w:ins w:id="23" w:author="Ong, Lyndon" w:date="2016-08-23T19:16:00Z">
        <w:r w:rsidR="00FD42D1">
          <w:t>has created a</w:t>
        </w:r>
      </w:ins>
      <w:ins w:id="24" w:author="Ong, Lyndon" w:date="2016-08-23T19:18:00Z">
        <w:r w:rsidR="00FD42D1">
          <w:t>n open source</w:t>
        </w:r>
      </w:ins>
      <w:ins w:id="25" w:author="Ong, Lyndon" w:date="2016-08-23T19:16:00Z">
        <w:r w:rsidR="00FD42D1">
          <w:t xml:space="preserve"> project </w:t>
        </w:r>
      </w:ins>
      <w:ins w:id="26" w:author="Ong, Lyndon" w:date="2016-08-23T19:18:00Z">
        <w:r w:rsidR="00FD42D1">
          <w:t xml:space="preserve">called OpenConnectivityServices (OpenCS).  </w:t>
        </w:r>
      </w:ins>
      <w:ins w:id="27" w:author="Ong, Lyndon" w:date="2016-08-23T19:19:00Z">
        <w:r w:rsidR="00FD42D1">
          <w:t>“</w:t>
        </w:r>
      </w:ins>
      <w:ins w:id="28" w:author="Ong, Lyndon" w:date="2016-08-23T19:18:00Z">
        <w:r w:rsidR="00FD42D1">
          <w:t xml:space="preserve">OpenCS </w:t>
        </w:r>
      </w:ins>
      <w:ins w:id="29" w:author="Ong, Lyndon" w:date="2016-08-23T19:19:00Z">
        <w:r w:rsidR="00FD42D1" w:rsidRPr="00FD42D1">
          <w:t>is a MEF-facilitated ecosystem that provides reference implementations of MEF-defined connectivity services (e.g. E-Line) using combinations of Open Source software, Open Spec hardware, SDN, NFV and CE 2.0-certified devices</w:t>
        </w:r>
        <w:r w:rsidR="00FD42D1">
          <w:t xml:space="preserve">” [MEF site].  </w:t>
        </w:r>
      </w:ins>
      <w:ins w:id="30" w:author="Ong, Lyndon" w:date="2016-08-23T19:20:00Z">
        <w:r w:rsidR="00FD42D1">
          <w:t>TAPI fits into the MEF LSO “</w:t>
        </w:r>
      </w:ins>
      <w:ins w:id="31" w:author="Ong, Lyndon" w:date="2016-08-23T19:21:00Z">
        <w:r w:rsidR="00FD42D1">
          <w:t>Presto” interface</w:t>
        </w:r>
      </w:ins>
      <w:ins w:id="32" w:author="Ong, Lyndon" w:date="2016-08-23T19:22:00Z">
        <w:r w:rsidR="00FD42D1">
          <w:t xml:space="preserve"> that allows Service Orchestration Functionality to communicate with Infrastructure Control and Management to manage the network infrastructure.</w:t>
        </w:r>
      </w:ins>
    </w:p>
    <w:p w14:paraId="7D16F651" w14:textId="02722D29" w:rsidR="00FD42D1" w:rsidRPr="00DC3C70" w:rsidRDefault="001D01DE">
      <w:pPr>
        <w:pPrChange w:id="33" w:author="Ong, Lyndon" w:date="2016-08-23T16:19:00Z">
          <w:pPr>
            <w:pStyle w:val="ListParagraph"/>
            <w:numPr>
              <w:numId w:val="20"/>
            </w:numPr>
            <w:ind w:hanging="360"/>
          </w:pPr>
        </w:pPrChange>
      </w:pPr>
      <w:ins w:id="34" w:author="Ong, Lyndon" w:date="2016-08-23T19:23:00Z">
        <w:r>
          <w:lastRenderedPageBreak/>
          <w:t xml:space="preserve">The ONF Common Information Model, which is the root of the TAPI model, has even more wide-ranging ties to other SDOs and Forums, being </w:t>
        </w:r>
      </w:ins>
      <w:ins w:id="35" w:author="Ong, Lyndon" w:date="2016-08-23T19:39:00Z">
        <w:r>
          <w:t>incorporated</w:t>
        </w:r>
      </w:ins>
      <w:ins w:id="36" w:author="Ong, Lyndon" w:date="2016-08-23T19:23:00Z">
        <w:r>
          <w:t xml:space="preserve"> by ITU-T Study </w:t>
        </w:r>
      </w:ins>
      <w:ins w:id="37" w:author="Ong, Lyndon" w:date="2016-08-23T19:36:00Z">
        <w:r>
          <w:t>Group</w:t>
        </w:r>
      </w:ins>
      <w:ins w:id="38" w:author="Ong, Lyndon" w:date="2016-08-23T19:23:00Z">
        <w:r>
          <w:t xml:space="preserve"> </w:t>
        </w:r>
      </w:ins>
      <w:ins w:id="39" w:author="Ong, Lyndon" w:date="2016-08-23T19:36:00Z">
        <w:r>
          <w:t>15</w:t>
        </w:r>
      </w:ins>
      <w:ins w:id="40" w:author="Ong, Lyndon" w:date="2016-08-23T19:39:00Z">
        <w:r>
          <w:t xml:space="preserve"> into Recommendation G.7711</w:t>
        </w:r>
      </w:ins>
      <w:ins w:id="41" w:author="Ong, Lyndon" w:date="2016-08-23T19:38:00Z">
        <w:r>
          <w:t xml:space="preserve"> and being a component of multi-SDO coordination with ITU-T, MEF,</w:t>
        </w:r>
      </w:ins>
      <w:ins w:id="42" w:author="Ong, Lyndon" w:date="2016-08-23T19:36:00Z">
        <w:r>
          <w:t xml:space="preserve"> TMF and ETSI NFV </w:t>
        </w:r>
      </w:ins>
      <w:ins w:id="43" w:author="Ong, Lyndon" w:date="2016-08-23T19:38:00Z">
        <w:r>
          <w:t>through the IISOMI (</w:t>
        </w:r>
      </w:ins>
      <w:ins w:id="44" w:author="Ong, Lyndon" w:date="2016-08-23T19:39:00Z">
        <w:r w:rsidRPr="001D01DE">
          <w:t>Informal Inter SDO Open Model Initiative</w:t>
        </w:r>
        <w:r>
          <w:t>) activity.</w:t>
        </w:r>
      </w:ins>
      <w:ins w:id="45" w:author="Ong, Lyndon" w:date="2016-08-23T19:36:00Z">
        <w:r>
          <w:t xml:space="preserve"> </w:t>
        </w:r>
      </w:ins>
    </w:p>
    <w:p w14:paraId="52FF6FF6" w14:textId="77777777" w:rsidR="001C4E1E" w:rsidRDefault="001C4E1E" w:rsidP="001C4E1E">
      <w:pPr>
        <w:pStyle w:val="Heading1"/>
      </w:pPr>
      <w:r>
        <w:t xml:space="preserve">Implementation </w:t>
      </w:r>
      <w:r w:rsidR="000D1278">
        <w:t xml:space="preserve">Guidelines and </w:t>
      </w:r>
      <w:r>
        <w:t>templates</w:t>
      </w:r>
    </w:p>
    <w:p w14:paraId="2C771CDD" w14:textId="77777777" w:rsidR="001C4E1E" w:rsidRDefault="000D1278" w:rsidP="001C4E1E">
      <w:pPr>
        <w:pStyle w:val="Heading2"/>
      </w:pPr>
      <w:r>
        <w:t>RestConf RPC</w:t>
      </w:r>
      <w:r w:rsidR="001C4E1E">
        <w:t xml:space="preserve"> and/or REST flavors</w:t>
      </w:r>
    </w:p>
    <w:p w14:paraId="709B24B9" w14:textId="77777777" w:rsidR="00BC21A3" w:rsidRDefault="00BC21A3" w:rsidP="000D1278"/>
    <w:p w14:paraId="0ADCB044" w14:textId="77777777" w:rsidR="001C4E1E" w:rsidRPr="000D1278" w:rsidRDefault="00BC21A3" w:rsidP="000D1278">
      <w:r>
        <w:t xml:space="preserve">The JSON Swagger specifications allow for both RPC and REST flavors of implementation.  </w:t>
      </w:r>
      <w:r w:rsidR="001C4E1E" w:rsidRPr="000D1278">
        <w:t>Although RPCs are useful from a documental point of view and to provide an optimization at the</w:t>
      </w:r>
      <w:r w:rsidR="000D1278">
        <w:t xml:space="preserve"> </w:t>
      </w:r>
      <w:r w:rsidR="001C4E1E" w:rsidRPr="000D1278">
        <w:t>interface in terms of message exchange, the following considerations arise:</w:t>
      </w:r>
    </w:p>
    <w:p w14:paraId="4F62D946" w14:textId="77777777" w:rsidR="000D1278" w:rsidRDefault="001C4E1E" w:rsidP="000D1278">
      <w:pPr>
        <w:pStyle w:val="ListParagraph"/>
        <w:numPr>
          <w:ilvl w:val="0"/>
          <w:numId w:val="2"/>
        </w:numPr>
      </w:pPr>
      <w:r w:rsidRPr="000D1278">
        <w:t>RPC as well as REST operations will have both the same consequence: a modification of the</w:t>
      </w:r>
      <w:r w:rsidR="000D1278" w:rsidRPr="000D1278">
        <w:t xml:space="preserve"> </w:t>
      </w:r>
      <w:r w:rsidRPr="000D1278">
        <w:t>underlying configuration and data tree, as defined by the T-API Yang modules. The same final</w:t>
      </w:r>
      <w:r w:rsidR="000D1278" w:rsidRPr="000D1278">
        <w:t xml:space="preserve"> </w:t>
      </w:r>
      <w:r w:rsidRPr="000D1278">
        <w:t>configuration can be achieved in both ways.</w:t>
      </w:r>
      <w:r w:rsidR="000D1278" w:rsidRPr="000D1278">
        <w:t xml:space="preserve"> </w:t>
      </w:r>
    </w:p>
    <w:p w14:paraId="1E363197" w14:textId="77777777" w:rsidR="000D1278" w:rsidRDefault="001C4E1E" w:rsidP="000D1278">
      <w:pPr>
        <w:pStyle w:val="ListParagraph"/>
        <w:numPr>
          <w:ilvl w:val="0"/>
          <w:numId w:val="2"/>
        </w:numPr>
      </w:pPr>
      <w:r w:rsidRPr="000D1278">
        <w:t>In a multi-supplier context, direct REST operations assure a better uniformity with respect to</w:t>
      </w:r>
      <w:r w:rsidR="000D1278" w:rsidRPr="000D1278">
        <w:t xml:space="preserve"> </w:t>
      </w:r>
      <w:r w:rsidRPr="000D1278">
        <w:t>an RPC call, where there is a stronger dependency on the internal implementation of the</w:t>
      </w:r>
      <w:r w:rsidR="000D1278" w:rsidRPr="000D1278">
        <w:t xml:space="preserve"> </w:t>
      </w:r>
      <w:r w:rsidRPr="000D1278">
        <w:t>specific called procedure at server side.</w:t>
      </w:r>
      <w:r w:rsidR="000D1278" w:rsidRPr="000D1278">
        <w:t xml:space="preserve"> </w:t>
      </w:r>
    </w:p>
    <w:p w14:paraId="20193B8F" w14:textId="77777777" w:rsidR="000D1278" w:rsidRDefault="001C4E1E" w:rsidP="000D1278">
      <w:pPr>
        <w:pStyle w:val="ListParagraph"/>
        <w:numPr>
          <w:ilvl w:val="0"/>
          <w:numId w:val="2"/>
        </w:numPr>
      </w:pPr>
      <w:r w:rsidRPr="000D1278">
        <w:t>Using RPC assumes a certain level of masking the complexity of the underlying data</w:t>
      </w:r>
      <w:r w:rsidR="000D1278" w:rsidRPr="000D1278">
        <w:t xml:space="preserve"> </w:t>
      </w:r>
      <w:r w:rsidRPr="000D1278">
        <w:t>structure. However, the client application has to be aware in any case of the actual data</w:t>
      </w:r>
      <w:r w:rsidR="000D1278" w:rsidRPr="000D1278">
        <w:t xml:space="preserve"> </w:t>
      </w:r>
      <w:r w:rsidRPr="000D1278">
        <w:t>structure it is operating on. For instance, for resynchronization and consistency check</w:t>
      </w:r>
      <w:r w:rsidR="000D1278" w:rsidRPr="000D1278">
        <w:t xml:space="preserve"> </w:t>
      </w:r>
      <w:r w:rsidRPr="000D1278">
        <w:t>purposes, the client application shall be able to rebuild its view starting from the data</w:t>
      </w:r>
      <w:r w:rsidR="000D1278" w:rsidRPr="000D1278">
        <w:t xml:space="preserve"> </w:t>
      </w:r>
      <w:r w:rsidRPr="000D1278">
        <w:t>information as retrieved by the server through the interface. This means that at the end,</w:t>
      </w:r>
      <w:r w:rsidR="000D1278" w:rsidRPr="000D1278">
        <w:t xml:space="preserve"> </w:t>
      </w:r>
      <w:r w:rsidRPr="000D1278">
        <w:t>there’s no actual simplification of the view at client side since the knowledge of the detailed</w:t>
      </w:r>
      <w:r w:rsidR="000D1278" w:rsidRPr="000D1278">
        <w:t xml:space="preserve"> </w:t>
      </w:r>
      <w:r w:rsidRPr="000D1278">
        <w:t>data tree is in any case necessary.</w:t>
      </w:r>
      <w:r w:rsidR="000D1278" w:rsidRPr="000D1278">
        <w:t xml:space="preserve"> </w:t>
      </w:r>
    </w:p>
    <w:p w14:paraId="030E9E4A" w14:textId="77777777" w:rsidR="000D1278" w:rsidRDefault="001C4E1E" w:rsidP="000D1278">
      <w:pPr>
        <w:pStyle w:val="ListParagraph"/>
        <w:numPr>
          <w:ilvl w:val="0"/>
          <w:numId w:val="2"/>
        </w:numPr>
      </w:pPr>
      <w:r w:rsidRPr="000D1278">
        <w:t>Also from the server point of view, supporting both mechanisms would mean implement twice</w:t>
      </w:r>
      <w:r w:rsidR="000D1278" w:rsidRPr="000D1278">
        <w:t xml:space="preserve"> </w:t>
      </w:r>
      <w:r w:rsidRPr="000D1278">
        <w:t>the same level of functionality with a different level of complexity without a real added value.</w:t>
      </w:r>
      <w:r w:rsidR="000D1278" w:rsidRPr="000D1278">
        <w:t xml:space="preserve"> </w:t>
      </w:r>
      <w:r w:rsidRPr="000D1278">
        <w:t>The apparent simplification of the message exchange at the interface would be compensated</w:t>
      </w:r>
      <w:r w:rsidR="000D1278" w:rsidRPr="000D1278">
        <w:t xml:space="preserve"> </w:t>
      </w:r>
      <w:r w:rsidRPr="000D1278">
        <w:t>by the additional processing of the specific RPC. It is therefore not granted that the overall</w:t>
      </w:r>
      <w:r w:rsidR="000D1278" w:rsidRPr="000D1278">
        <w:t xml:space="preserve"> </w:t>
      </w:r>
      <w:r w:rsidRPr="000D1278">
        <w:t>performances at the interface, evaluated taking into account not only the message efficiency</w:t>
      </w:r>
      <w:r w:rsidR="000D1278" w:rsidRPr="000D1278">
        <w:t xml:space="preserve"> </w:t>
      </w:r>
      <w:r w:rsidRPr="000D1278">
        <w:t>but also the underlying processing at server side, are improved using RPCs rather than a set</w:t>
      </w:r>
      <w:r w:rsidR="000D1278" w:rsidRPr="000D1278">
        <w:t xml:space="preserve"> </w:t>
      </w:r>
      <w:r w:rsidRPr="000D1278">
        <w:t>of REST operations.</w:t>
      </w:r>
      <w:r w:rsidR="000D1278" w:rsidRPr="000D1278">
        <w:t xml:space="preserve"> </w:t>
      </w:r>
    </w:p>
    <w:p w14:paraId="62DB3F58" w14:textId="77777777" w:rsidR="00BC21A3" w:rsidRDefault="00BC21A3" w:rsidP="00BC21A3">
      <w:r>
        <w:t>NOTE: for the 2016 OIF/ONF SDN Transport API Demo, it was agreed to use the REST paradigm rather than RPC based on a survey of participants.</w:t>
      </w:r>
    </w:p>
    <w:p w14:paraId="1019F13C" w14:textId="77777777" w:rsidR="001C4E1E" w:rsidRPr="000D1278" w:rsidRDefault="001C4E1E" w:rsidP="000D1278">
      <w:pPr>
        <w:pStyle w:val="Heading2"/>
      </w:pPr>
      <w:r w:rsidRPr="000D1278">
        <w:t>Notification: websockets vs. SSE</w:t>
      </w:r>
    </w:p>
    <w:p w14:paraId="4E48423E" w14:textId="77777777" w:rsidR="00BC21A3" w:rsidRDefault="00BC21A3" w:rsidP="000D1278"/>
    <w:p w14:paraId="45222E3F" w14:textId="77777777" w:rsidR="00BC21A3" w:rsidRDefault="00BC21A3" w:rsidP="000D1278">
      <w:r>
        <w:t xml:space="preserve">Two methods are possible for transport of event notifications in the Notification Service, websockets and SSE.  </w:t>
      </w:r>
    </w:p>
    <w:p w14:paraId="4B550C0A" w14:textId="77777777" w:rsidR="000D1278" w:rsidRDefault="001C4E1E" w:rsidP="000D1278">
      <w:r w:rsidRPr="000D1278">
        <w:t xml:space="preserve">SSE </w:t>
      </w:r>
      <w:r w:rsidR="00BC21A3">
        <w:t>has some</w:t>
      </w:r>
      <w:r w:rsidRPr="000D1278">
        <w:t xml:space="preserve"> advantages over Websockets:</w:t>
      </w:r>
      <w:r w:rsidR="000D1278" w:rsidRPr="000D1278">
        <w:t xml:space="preserve"> </w:t>
      </w:r>
    </w:p>
    <w:p w14:paraId="18BBBDB7" w14:textId="77777777" w:rsidR="000D1278" w:rsidRDefault="001C4E1E" w:rsidP="000D1278">
      <w:pPr>
        <w:pStyle w:val="ListParagraph"/>
        <w:numPr>
          <w:ilvl w:val="0"/>
          <w:numId w:val="2"/>
        </w:numPr>
      </w:pPr>
      <w:r w:rsidRPr="000D1278">
        <w:lastRenderedPageBreak/>
        <w:t>They are transported over simple HTTP instead of a custom protocol</w:t>
      </w:r>
      <w:r w:rsidR="000D1278" w:rsidRPr="000D1278">
        <w:t xml:space="preserve"> </w:t>
      </w:r>
    </w:p>
    <w:p w14:paraId="7569E666" w14:textId="77777777" w:rsidR="000D1278" w:rsidRDefault="001C4E1E" w:rsidP="000D1278">
      <w:pPr>
        <w:pStyle w:val="ListParagraph"/>
        <w:numPr>
          <w:ilvl w:val="0"/>
          <w:numId w:val="2"/>
        </w:numPr>
      </w:pPr>
      <w:r w:rsidRPr="000D1278">
        <w:t>They can be poly-filled with javascript to "backport" SSE to browsers that do not support it yet</w:t>
      </w:r>
      <w:r w:rsidR="000D1278" w:rsidRPr="000D1278">
        <w:t xml:space="preserve"> </w:t>
      </w:r>
    </w:p>
    <w:p w14:paraId="7AB8DDD9" w14:textId="77777777" w:rsidR="000D1278" w:rsidRDefault="001C4E1E" w:rsidP="000D1278">
      <w:pPr>
        <w:pStyle w:val="ListParagraph"/>
        <w:numPr>
          <w:ilvl w:val="0"/>
          <w:numId w:val="2"/>
        </w:numPr>
      </w:pPr>
      <w:r w:rsidRPr="000D1278">
        <w:t>They provide a built in support for re-connection and event-id</w:t>
      </w:r>
      <w:r w:rsidR="000D1278" w:rsidRPr="000D1278">
        <w:t xml:space="preserve"> </w:t>
      </w:r>
    </w:p>
    <w:p w14:paraId="2123C558" w14:textId="77777777" w:rsidR="000D1278" w:rsidRDefault="001C4E1E" w:rsidP="000D1278">
      <w:pPr>
        <w:pStyle w:val="ListParagraph"/>
        <w:numPr>
          <w:ilvl w:val="0"/>
          <w:numId w:val="2"/>
        </w:numPr>
      </w:pPr>
      <w:r w:rsidRPr="000D1278">
        <w:t>They rely on a simpler protocol</w:t>
      </w:r>
      <w:r w:rsidR="000D1278" w:rsidRPr="000D1278">
        <w:t xml:space="preserve"> </w:t>
      </w:r>
      <w:r w:rsidRPr="000D1278">
        <w:t>Additionally, based on our experience, we are confident that SSE and REST operate together</w:t>
      </w:r>
      <w:r w:rsidR="000D1278" w:rsidRPr="000D1278">
        <w:t xml:space="preserve"> </w:t>
      </w:r>
      <w:r w:rsidRPr="000D1278">
        <w:t>seamlessly. A single connection (ip:port) with the web server can carry SSE notifications upstream</w:t>
      </w:r>
      <w:r w:rsidR="000D1278" w:rsidRPr="000D1278">
        <w:t xml:space="preserve"> </w:t>
      </w:r>
      <w:r w:rsidRPr="000D1278">
        <w:t>and REST operations (HTTP GET/POST/PUT/PATCH) downstream.</w:t>
      </w:r>
      <w:r w:rsidR="000D1278" w:rsidRPr="000D1278">
        <w:t xml:space="preserve"> </w:t>
      </w:r>
    </w:p>
    <w:p w14:paraId="74569004" w14:textId="77777777" w:rsidR="00BC21A3" w:rsidRDefault="00BC21A3" w:rsidP="00BC21A3">
      <w:r w:rsidRPr="000D1278">
        <w:t xml:space="preserve">Websockets have an advantage over SSE in terms of support of bidirectionality and real-time communications, </w:t>
      </w:r>
      <w:r>
        <w:t>as well as</w:t>
      </w:r>
      <w:r w:rsidRPr="000D1278">
        <w:t xml:space="preserve"> native support by the most modern browsers. </w:t>
      </w:r>
      <w:r>
        <w:t>In</w:t>
      </w:r>
      <w:r w:rsidRPr="000D1278">
        <w:t xml:space="preserve"> the T-API context, the notification</w:t>
      </w:r>
      <w:r>
        <w:t>s are</w:t>
      </w:r>
      <w:r w:rsidRPr="000D1278">
        <w:t xml:space="preserve"> inherently unidirectional (from the server to the client), </w:t>
      </w:r>
      <w:r>
        <w:t xml:space="preserve">so </w:t>
      </w:r>
      <w:r w:rsidRPr="000D1278">
        <w:t xml:space="preserve">the bidirectionality aspect becomes not relevant for the choice. </w:t>
      </w:r>
    </w:p>
    <w:p w14:paraId="37DFDB7F" w14:textId="77777777" w:rsidR="000D1278" w:rsidRDefault="00BC21A3" w:rsidP="00BC21A3">
      <w:r>
        <w:t>As</w:t>
      </w:r>
      <w:r w:rsidR="001C4E1E" w:rsidRPr="000D1278">
        <w:t xml:space="preserve"> Websockets </w:t>
      </w:r>
      <w:r>
        <w:t xml:space="preserve">are </w:t>
      </w:r>
      <w:r w:rsidR="001C4E1E" w:rsidRPr="000D1278">
        <w:t>bidirectional, it’s easy to use as well the same connection with the web</w:t>
      </w:r>
      <w:r w:rsidR="000D1278" w:rsidRPr="000D1278">
        <w:t xml:space="preserve"> </w:t>
      </w:r>
      <w:r w:rsidR="001C4E1E" w:rsidRPr="000D1278">
        <w:t>server to carry both JSON downstream and events upstream, but this might require modifications in both the client and the server (possibly also on the configuration of the servlet container). It’s highly</w:t>
      </w:r>
      <w:r w:rsidR="000D1278" w:rsidRPr="000D1278">
        <w:t xml:space="preserve"> </w:t>
      </w:r>
      <w:r w:rsidR="001C4E1E" w:rsidRPr="000D1278">
        <w:t>possible that it could be necessary to use two different TCP ports</w:t>
      </w:r>
      <w:r>
        <w:t xml:space="preserve"> to support bidirectionality</w:t>
      </w:r>
      <w:r w:rsidR="001C4E1E" w:rsidRPr="000D1278">
        <w:t>: one for the upstream Websocket</w:t>
      </w:r>
      <w:r w:rsidR="000D1278" w:rsidRPr="000D1278">
        <w:t xml:space="preserve"> </w:t>
      </w:r>
      <w:r w:rsidR="001C4E1E" w:rsidRPr="000D1278">
        <w:t xml:space="preserve">and the other one for the downstream REST. </w:t>
      </w:r>
    </w:p>
    <w:p w14:paraId="21F45C4C" w14:textId="77777777" w:rsidR="00BC21A3" w:rsidRDefault="00BC21A3" w:rsidP="00BC21A3">
      <w:r>
        <w:t xml:space="preserve">Ultimately both methods are possible </w:t>
      </w:r>
      <w:r w:rsidR="00B4471E">
        <w:t>and there is no strong argument favoring one over the other.</w:t>
      </w:r>
    </w:p>
    <w:p w14:paraId="36859C30" w14:textId="5AFE3641" w:rsidR="00B4471E" w:rsidRDefault="00B4471E" w:rsidP="00BC21A3">
      <w:pPr>
        <w:rPr>
          <w:ins w:id="46" w:author="Ong, Lyndon" w:date="2016-08-30T06:24:00Z"/>
        </w:rPr>
      </w:pPr>
      <w:r>
        <w:t>NOTE: for the 2016 OIF/ONF SDN Transport API Demo, it was agreed to use websockets with two different TCP ports to support Notification Service, based on a survey of participants.</w:t>
      </w:r>
    </w:p>
    <w:p w14:paraId="5CD7BA35" w14:textId="7715FAD8" w:rsidR="004A09F8" w:rsidRDefault="004A09F8">
      <w:pPr>
        <w:pStyle w:val="Heading2"/>
        <w:rPr>
          <w:ins w:id="47" w:author="Ong, Lyndon" w:date="2016-08-31T21:15:00Z"/>
        </w:rPr>
        <w:pPrChange w:id="48" w:author="Ong, Lyndon" w:date="2016-08-30T06:24:00Z">
          <w:pPr/>
        </w:pPrChange>
      </w:pPr>
      <w:ins w:id="49" w:author="Ong, Lyndon" w:date="2016-08-31T10:21:00Z">
        <w:r>
          <w:t>UUID</w:t>
        </w:r>
      </w:ins>
    </w:p>
    <w:p w14:paraId="214536D1" w14:textId="797B4B9A" w:rsidR="00566D30" w:rsidRPr="00566D30" w:rsidRDefault="00566D30" w:rsidP="00566D30">
      <w:pPr>
        <w:spacing w:before="240"/>
        <w:rPr>
          <w:ins w:id="50" w:author="Ong, Lyndon" w:date="2016-08-31T10:21:00Z"/>
          <w:rPrChange w:id="51" w:author="Ong, Lyndon" w:date="2016-08-31T21:15:00Z">
            <w:rPr>
              <w:ins w:id="52" w:author="Ong, Lyndon" w:date="2016-08-31T10:21:00Z"/>
            </w:rPr>
          </w:rPrChange>
        </w:rPr>
        <w:pPrChange w:id="53" w:author="Ong, Lyndon" w:date="2016-08-31T21:23:00Z">
          <w:pPr/>
        </w:pPrChange>
      </w:pPr>
      <w:ins w:id="54" w:author="Ong, Lyndon" w:date="2016-08-31T21:16:00Z">
        <w:r>
          <w:t xml:space="preserve">A UUID (Universally Unique Identifier) is </w:t>
        </w:r>
      </w:ins>
      <w:ins w:id="55" w:author="Ong, Lyndon" w:date="2016-08-31T21:17:00Z">
        <w:r>
          <w:t xml:space="preserve">generally used as a reference to </w:t>
        </w:r>
      </w:ins>
      <w:ins w:id="56" w:author="Ong, Lyndon" w:date="2016-08-31T21:19:00Z">
        <w:r>
          <w:t>global type</w:t>
        </w:r>
      </w:ins>
      <w:ins w:id="57" w:author="Ong, Lyndon" w:date="2016-08-31T21:18:00Z">
        <w:r>
          <w:t xml:space="preserve"> objects during the interaction between client and server in a TAPI interface.  </w:t>
        </w:r>
      </w:ins>
      <w:ins w:id="58" w:author="Ong, Lyndon" w:date="2016-08-31T21:16:00Z">
        <w:r>
          <w:t xml:space="preserve"> </w:t>
        </w:r>
      </w:ins>
      <w:ins w:id="59" w:author="Ong, Lyndon" w:date="2016-08-31T21:21:00Z">
        <w:r>
          <w:t xml:space="preserve">The UUID is a 128-bit </w:t>
        </w:r>
      </w:ins>
      <w:ins w:id="60" w:author="Ong, Lyndon" w:date="2016-08-31T21:22:00Z">
        <w:r>
          <w:t>number with format defined in IETF RFC 4122 (</w:t>
        </w:r>
      </w:ins>
      <w:ins w:id="61" w:author="Ong, Lyndon" w:date="2016-08-31T21:23:00Z">
        <w:r w:rsidRPr="00566D30">
          <w:t xml:space="preserve">ITU-T Rec. X.667 </w:t>
        </w:r>
        <w:r>
          <w:t>/</w:t>
        </w:r>
        <w:r w:rsidRPr="00566D30">
          <w:t xml:space="preserve"> ISO/IEC 9834-8</w:t>
        </w:r>
        <w:r>
          <w:t>).</w:t>
        </w:r>
      </w:ins>
      <w:ins w:id="62" w:author="Ong, Lyndon" w:date="2016-08-31T21:21:00Z">
        <w:r>
          <w:t xml:space="preserve"> </w:t>
        </w:r>
      </w:ins>
    </w:p>
    <w:p w14:paraId="65743C1E" w14:textId="4151091F" w:rsidR="00FD4650" w:rsidRDefault="00FD4650">
      <w:pPr>
        <w:pStyle w:val="Heading2"/>
        <w:rPr>
          <w:ins w:id="63" w:author="Ong, Lyndon" w:date="2016-08-30T06:24:00Z"/>
        </w:rPr>
        <w:pPrChange w:id="64" w:author="Ong, Lyndon" w:date="2016-08-30T06:24:00Z">
          <w:pPr/>
        </w:pPrChange>
      </w:pPr>
      <w:ins w:id="65" w:author="Ong, Lyndon" w:date="2016-08-30T06:24:00Z">
        <w:r>
          <w:t>Context</w:t>
        </w:r>
      </w:ins>
    </w:p>
    <w:p w14:paraId="06C55171" w14:textId="43768E35" w:rsidR="00FD4650" w:rsidRPr="00FD4650" w:rsidRDefault="00566D30">
      <w:ins w:id="66" w:author="Ong, Lyndon" w:date="2016-08-31T21:23:00Z">
        <w:r>
          <w:t xml:space="preserve">Context </w:t>
        </w:r>
      </w:ins>
      <w:ins w:id="67" w:author="Ong, Lyndon" w:date="2016-08-31T21:29:00Z">
        <w:r w:rsidR="007F31A1">
          <w:t>is</w:t>
        </w:r>
      </w:ins>
      <w:ins w:id="68" w:author="Ong, Lyndon" w:date="2016-08-31T21:23:00Z">
        <w:r>
          <w:t xml:space="preserve"> shared knowledge that exists prior to the establishment of a TAPI </w:t>
        </w:r>
      </w:ins>
      <w:ins w:id="69" w:author="Ong, Lyndon" w:date="2016-08-31T21:24:00Z">
        <w:r>
          <w:t>interaction</w:t>
        </w:r>
      </w:ins>
      <w:ins w:id="70" w:author="Ong, Lyndon" w:date="2016-08-31T21:29:00Z">
        <w:r w:rsidR="007F31A1">
          <w:t>, including the set of Service EndPoints known to both client and server.  As such, Context cannot be created or deleted through TAPI interaction</w:t>
        </w:r>
      </w:ins>
      <w:bookmarkStart w:id="71" w:name="_GoBack"/>
      <w:bookmarkEnd w:id="71"/>
      <w:ins w:id="72" w:author="Ong, Lyndon" w:date="2016-08-30T06:24:00Z">
        <w:r w:rsidR="00FD4650">
          <w:t>.</w:t>
        </w:r>
      </w:ins>
    </w:p>
    <w:p w14:paraId="3EC5A957" w14:textId="77777777" w:rsidR="001C4E1E" w:rsidRDefault="001C4E1E" w:rsidP="000D1278">
      <w:pPr>
        <w:pStyle w:val="Heading2"/>
      </w:pPr>
      <w:r>
        <w:t>Versioning</w:t>
      </w:r>
    </w:p>
    <w:p w14:paraId="3FFE4885" w14:textId="77777777" w:rsidR="001C4E1E" w:rsidRDefault="00B4471E" w:rsidP="00B4471E">
      <w:pPr>
        <w:pStyle w:val="Heading3"/>
      </w:pPr>
      <w:r>
        <w:t>E</w:t>
      </w:r>
      <w:r w:rsidR="001C4E1E">
        <w:t xml:space="preserve">xtension </w:t>
      </w:r>
      <w:r w:rsidR="0081455D">
        <w:t>Mechanism</w:t>
      </w:r>
    </w:p>
    <w:p w14:paraId="1930EEF6" w14:textId="77777777" w:rsidR="00F94491" w:rsidRPr="00E30267" w:rsidRDefault="0081455D" w:rsidP="00E30267">
      <w:pPr>
        <w:numPr>
          <w:ilvl w:val="0"/>
          <w:numId w:val="19"/>
        </w:numPr>
      </w:pPr>
      <w:r w:rsidRPr="00E30267">
        <w:t>T</w:t>
      </w:r>
      <w:r>
        <w:t>he T</w:t>
      </w:r>
      <w:r w:rsidRPr="00E30267">
        <w:t xml:space="preserve">API Core Spec is designed to be fully extensible with technology, SDO, operator or vendor specific </w:t>
      </w:r>
      <w:r w:rsidRPr="00E30267">
        <w:rPr>
          <w:i/>
          <w:iCs/>
        </w:rPr>
        <w:t xml:space="preserve">extensions </w:t>
      </w:r>
      <w:r w:rsidRPr="00E30267">
        <w:t>by application of following patterns</w:t>
      </w:r>
    </w:p>
    <w:p w14:paraId="054C0247" w14:textId="77777777" w:rsidR="00F94491" w:rsidRPr="00E30267" w:rsidRDefault="0081455D" w:rsidP="00E30267">
      <w:pPr>
        <w:numPr>
          <w:ilvl w:val="1"/>
          <w:numId w:val="19"/>
        </w:numPr>
      </w:pPr>
      <w:r w:rsidRPr="00E30267">
        <w:rPr>
          <w:i/>
          <w:iCs/>
        </w:rPr>
        <w:t>Specialization</w:t>
      </w:r>
      <w:r w:rsidRPr="00E30267">
        <w:t xml:space="preserve"> – via standard UML inheritance (sub-classing)</w:t>
      </w:r>
    </w:p>
    <w:p w14:paraId="50000607" w14:textId="77777777" w:rsidR="00F94491" w:rsidRPr="00E30267" w:rsidRDefault="0081455D" w:rsidP="00E30267">
      <w:pPr>
        <w:numPr>
          <w:ilvl w:val="1"/>
          <w:numId w:val="19"/>
        </w:numPr>
      </w:pPr>
      <w:r w:rsidRPr="00E30267">
        <w:rPr>
          <w:i/>
          <w:iCs/>
        </w:rPr>
        <w:t>Specification</w:t>
      </w:r>
      <w:r w:rsidRPr="00E30267">
        <w:t xml:space="preserve"> – via UML composition decorated with </w:t>
      </w:r>
      <w:r w:rsidRPr="00E30267">
        <w:rPr>
          <w:i/>
          <w:iCs/>
        </w:rPr>
        <w:t>OpenModelProfile</w:t>
      </w:r>
      <w:r w:rsidRPr="00E30267">
        <w:t xml:space="preserve"> stereotypes - &lt;</w:t>
      </w:r>
      <w:r w:rsidRPr="00E30267">
        <w:rPr>
          <w:i/>
          <w:iCs/>
        </w:rPr>
        <w:t>DefinedBySpec</w:t>
      </w:r>
      <w:r w:rsidRPr="00E30267">
        <w:t>&gt;, &lt;</w:t>
      </w:r>
      <w:r w:rsidRPr="00E30267">
        <w:rPr>
          <w:i/>
          <w:iCs/>
        </w:rPr>
        <w:t>SpecReference</w:t>
      </w:r>
      <w:r w:rsidRPr="00E30267">
        <w:t>&gt;, &lt;</w:t>
      </w:r>
      <w:r w:rsidRPr="00E30267">
        <w:rPr>
          <w:i/>
          <w:iCs/>
        </w:rPr>
        <w:t>SpecTarget</w:t>
      </w:r>
      <w:r w:rsidRPr="00E30267">
        <w:t>&gt;</w:t>
      </w:r>
    </w:p>
    <w:p w14:paraId="2BF42924" w14:textId="77777777" w:rsidR="00F94491" w:rsidRPr="00E30267" w:rsidRDefault="0081455D" w:rsidP="00E30267">
      <w:pPr>
        <w:numPr>
          <w:ilvl w:val="0"/>
          <w:numId w:val="19"/>
        </w:numPr>
      </w:pPr>
      <w:r w:rsidRPr="00E30267">
        <w:t xml:space="preserve">TAPI Core defines following base classes to model </w:t>
      </w:r>
      <w:r w:rsidRPr="00E30267">
        <w:rPr>
          <w:i/>
          <w:iCs/>
        </w:rPr>
        <w:t>specification</w:t>
      </w:r>
      <w:r w:rsidRPr="00E30267">
        <w:t xml:space="preserve"> pattern</w:t>
      </w:r>
    </w:p>
    <w:p w14:paraId="50DB0173" w14:textId="77777777" w:rsidR="00F94491" w:rsidRPr="00E30267" w:rsidRDefault="0081455D" w:rsidP="00E30267">
      <w:pPr>
        <w:numPr>
          <w:ilvl w:val="1"/>
          <w:numId w:val="19"/>
        </w:numPr>
      </w:pPr>
      <w:r w:rsidRPr="00E30267">
        <w:rPr>
          <w:i/>
          <w:iCs/>
        </w:rPr>
        <w:lastRenderedPageBreak/>
        <w:t xml:space="preserve">Service-Spec </w:t>
      </w:r>
      <w:r w:rsidRPr="00E30267">
        <w:t xml:space="preserve">– Used to specify different  types of TAPI </w:t>
      </w:r>
      <w:r w:rsidRPr="00E30267">
        <w:rPr>
          <w:i/>
          <w:iCs/>
        </w:rPr>
        <w:t>services</w:t>
      </w:r>
    </w:p>
    <w:p w14:paraId="7CD37B88" w14:textId="77777777" w:rsidR="00F94491" w:rsidRPr="00E30267" w:rsidRDefault="0081455D" w:rsidP="00E30267">
      <w:pPr>
        <w:numPr>
          <w:ilvl w:val="1"/>
          <w:numId w:val="19"/>
        </w:numPr>
      </w:pPr>
      <w:r w:rsidRPr="00E30267">
        <w:rPr>
          <w:i/>
          <w:iCs/>
        </w:rPr>
        <w:t xml:space="preserve">Resource-Spec </w:t>
      </w:r>
      <w:r w:rsidRPr="00E30267">
        <w:t xml:space="preserve">– Used to specify different  types of TAPI </w:t>
      </w:r>
      <w:r w:rsidRPr="00E30267">
        <w:rPr>
          <w:i/>
          <w:iCs/>
        </w:rPr>
        <w:t>resources</w:t>
      </w:r>
    </w:p>
    <w:p w14:paraId="5836F9AE" w14:textId="77777777" w:rsidR="00F94491" w:rsidRPr="00E30267" w:rsidRDefault="0081455D" w:rsidP="00E30267">
      <w:pPr>
        <w:numPr>
          <w:ilvl w:val="1"/>
          <w:numId w:val="19"/>
        </w:numPr>
      </w:pPr>
      <w:r w:rsidRPr="00E30267">
        <w:rPr>
          <w:i/>
          <w:iCs/>
        </w:rPr>
        <w:t>Extensions-Spec</w:t>
      </w:r>
      <w:r w:rsidRPr="00E30267">
        <w:t xml:space="preserve"> – Used to specify </w:t>
      </w:r>
      <w:r w:rsidRPr="00E30267">
        <w:rPr>
          <w:i/>
          <w:iCs/>
        </w:rPr>
        <w:t>extensions</w:t>
      </w:r>
      <w:r w:rsidRPr="00E30267">
        <w:t xml:space="preserve"> to standardized TAPI </w:t>
      </w:r>
      <w:r w:rsidRPr="00E30267">
        <w:rPr>
          <w:i/>
          <w:iCs/>
        </w:rPr>
        <w:t>services/resources</w:t>
      </w:r>
    </w:p>
    <w:p w14:paraId="501569FE" w14:textId="77777777" w:rsidR="00F94491" w:rsidRPr="00E30267" w:rsidRDefault="0081455D" w:rsidP="00E30267">
      <w:pPr>
        <w:numPr>
          <w:ilvl w:val="0"/>
          <w:numId w:val="19"/>
        </w:numPr>
      </w:pPr>
      <w:r w:rsidRPr="00E30267">
        <w:t xml:space="preserve">All concrete TAPI </w:t>
      </w:r>
      <w:r w:rsidRPr="00E30267">
        <w:rPr>
          <w:i/>
          <w:iCs/>
        </w:rPr>
        <w:t>services</w:t>
      </w:r>
      <w:r w:rsidRPr="00E30267">
        <w:t xml:space="preserve"> and </w:t>
      </w:r>
      <w:r w:rsidRPr="00E30267">
        <w:rPr>
          <w:i/>
          <w:iCs/>
        </w:rPr>
        <w:t>resources</w:t>
      </w:r>
      <w:r w:rsidRPr="00E30267">
        <w:t xml:space="preserve"> are themselves </w:t>
      </w:r>
      <w:r w:rsidRPr="00E30267">
        <w:rPr>
          <w:i/>
          <w:iCs/>
        </w:rPr>
        <w:t>specializations</w:t>
      </w:r>
      <w:r w:rsidRPr="00E30267">
        <w:t xml:space="preserve"> of </w:t>
      </w:r>
      <w:r w:rsidRPr="00E30267">
        <w:rPr>
          <w:i/>
          <w:iCs/>
        </w:rPr>
        <w:t>Service-Spec</w:t>
      </w:r>
      <w:r w:rsidRPr="00E30267">
        <w:t xml:space="preserve"> &amp; </w:t>
      </w:r>
      <w:r w:rsidRPr="00E30267">
        <w:rPr>
          <w:i/>
          <w:iCs/>
        </w:rPr>
        <w:t>Resource-Spec</w:t>
      </w:r>
    </w:p>
    <w:p w14:paraId="609010AF" w14:textId="77777777" w:rsidR="00F94491" w:rsidRPr="0081455D" w:rsidRDefault="0081455D" w:rsidP="00E30267">
      <w:pPr>
        <w:numPr>
          <w:ilvl w:val="1"/>
          <w:numId w:val="19"/>
        </w:numPr>
      </w:pPr>
      <w:r w:rsidRPr="00E30267">
        <w:t xml:space="preserve">All concrete TAPI </w:t>
      </w:r>
      <w:r w:rsidRPr="00E30267">
        <w:rPr>
          <w:i/>
          <w:iCs/>
        </w:rPr>
        <w:t>global</w:t>
      </w:r>
      <w:r w:rsidRPr="00E30267">
        <w:t>/</w:t>
      </w:r>
      <w:r w:rsidRPr="00E30267">
        <w:rPr>
          <w:i/>
          <w:iCs/>
        </w:rPr>
        <w:t xml:space="preserve">local </w:t>
      </w:r>
      <w:r w:rsidRPr="00E30267">
        <w:t>classes (</w:t>
      </w:r>
      <w:r w:rsidRPr="00E30267">
        <w:rPr>
          <w:i/>
          <w:iCs/>
        </w:rPr>
        <w:t>services/resources)</w:t>
      </w:r>
      <w:r w:rsidRPr="00E30267">
        <w:t xml:space="preserve"> can be extended via an </w:t>
      </w:r>
      <w:r w:rsidRPr="00E30267">
        <w:rPr>
          <w:i/>
          <w:iCs/>
        </w:rPr>
        <w:t>extensions</w:t>
      </w:r>
      <w:r w:rsidRPr="00E30267">
        <w:t xml:space="preserve"> attribute by </w:t>
      </w:r>
      <w:r w:rsidRPr="00E30267">
        <w:rPr>
          <w:i/>
          <w:iCs/>
        </w:rPr>
        <w:t>specializing</w:t>
      </w:r>
      <w:r w:rsidRPr="00E30267">
        <w:t xml:space="preserve"> the </w:t>
      </w:r>
      <w:r w:rsidRPr="00E30267">
        <w:rPr>
          <w:i/>
          <w:iCs/>
        </w:rPr>
        <w:t>Extensions-Spec</w:t>
      </w:r>
    </w:p>
    <w:p w14:paraId="11DCFA7F" w14:textId="3C880D3F" w:rsidR="0081455D" w:rsidRPr="00E30267" w:rsidDel="00E51DFF" w:rsidRDefault="0081455D" w:rsidP="0081455D">
      <w:pPr>
        <w:pStyle w:val="Heading3"/>
        <w:rPr>
          <w:del w:id="73" w:author="Ong, Lyndon" w:date="2016-08-23T19:45:00Z"/>
        </w:rPr>
      </w:pPr>
      <w:del w:id="74" w:author="Ong, Lyndon" w:date="2016-08-23T19:45:00Z">
        <w:r w:rsidDel="00E51DFF">
          <w:delText>Conformance and Compatibility</w:delText>
        </w:r>
      </w:del>
    </w:p>
    <w:p w14:paraId="65828358" w14:textId="77777777" w:rsidR="001C4E1E" w:rsidRDefault="001C4E1E" w:rsidP="00C876E3"/>
    <w:p w14:paraId="5AF5C36C" w14:textId="77777777" w:rsidR="0082477C" w:rsidRDefault="0082477C" w:rsidP="009F5063">
      <w:pPr>
        <w:pStyle w:val="Heading1"/>
      </w:pPr>
      <w:r>
        <w:t xml:space="preserve">API examples – applied to a use case </w:t>
      </w:r>
    </w:p>
    <w:p w14:paraId="2156FB20" w14:textId="77777777" w:rsidR="00B40886" w:rsidRDefault="00B40886" w:rsidP="00B40886">
      <w:pPr>
        <w:pStyle w:val="Heading2"/>
      </w:pPr>
      <w:r>
        <w:t>Reference network as on github site</w:t>
      </w:r>
    </w:p>
    <w:p w14:paraId="20ECBBE4" w14:textId="77777777" w:rsidR="003161BC" w:rsidRDefault="00B40886" w:rsidP="003161BC">
      <w:pPr>
        <w:keepNext/>
        <w:jc w:val="center"/>
      </w:pPr>
      <w:r>
        <w:rPr>
          <w:noProof/>
        </w:rPr>
        <w:drawing>
          <wp:inline distT="0" distB="0" distL="0" distR="0" wp14:anchorId="3EAE0552" wp14:editId="350EE0EC">
            <wp:extent cx="5450205" cy="418211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50205" cy="4182110"/>
                    </a:xfrm>
                    <a:prstGeom prst="rect">
                      <a:avLst/>
                    </a:prstGeom>
                    <a:noFill/>
                  </pic:spPr>
                </pic:pic>
              </a:graphicData>
            </a:graphic>
          </wp:inline>
        </w:drawing>
      </w:r>
    </w:p>
    <w:p w14:paraId="34F0D552" w14:textId="77777777" w:rsidR="00B40886" w:rsidRDefault="003161BC" w:rsidP="003161BC">
      <w:pPr>
        <w:pStyle w:val="Caption"/>
        <w:jc w:val="center"/>
      </w:pPr>
      <w:r>
        <w:t xml:space="preserve">Figure </w:t>
      </w:r>
      <w:r w:rsidR="007F31A1">
        <w:fldChar w:fldCharType="begin"/>
      </w:r>
      <w:r w:rsidR="007F31A1">
        <w:instrText xml:space="preserve"> SEQ Figure \* ARABIC </w:instrText>
      </w:r>
      <w:r w:rsidR="007F31A1">
        <w:fldChar w:fldCharType="separate"/>
      </w:r>
      <w:r w:rsidR="0066791C">
        <w:rPr>
          <w:noProof/>
        </w:rPr>
        <w:t>1</w:t>
      </w:r>
      <w:r w:rsidR="007F31A1">
        <w:rPr>
          <w:noProof/>
        </w:rPr>
        <w:fldChar w:fldCharType="end"/>
      </w:r>
      <w:r>
        <w:t xml:space="preserve"> Proposed reference network</w:t>
      </w:r>
    </w:p>
    <w:p w14:paraId="16348D2C" w14:textId="77777777" w:rsidR="00B40886" w:rsidRDefault="00B40886" w:rsidP="00B40886"/>
    <w:p w14:paraId="7918976A" w14:textId="77777777" w:rsidR="00B40886" w:rsidRDefault="00B02058" w:rsidP="00B40886">
      <w:r>
        <w:t>SCENARIO JSON:</w:t>
      </w:r>
    </w:p>
    <w:p w14:paraId="3F75B3D2" w14:textId="77777777" w:rsidR="00B02058" w:rsidRDefault="007F31A1" w:rsidP="00B40886">
      <w:hyperlink r:id="rId10" w:history="1">
        <w:r w:rsidR="00B02058" w:rsidRPr="000A1A2B">
          <w:rPr>
            <w:rStyle w:val="Hyperlink"/>
          </w:rPr>
          <w:t>https://github.com/OpenNetworkingFoundation/Snowmass-ONFOpenTransport/blob/develop/DEMO/server_backend_state.json</w:t>
        </w:r>
      </w:hyperlink>
    </w:p>
    <w:p w14:paraId="218051F0" w14:textId="77777777" w:rsidR="00B02058" w:rsidRDefault="00B02058" w:rsidP="00B40886"/>
    <w:p w14:paraId="52D42513" w14:textId="77777777" w:rsidR="00B02058" w:rsidRDefault="00B02058" w:rsidP="00B40886">
      <w:r>
        <w:t xml:space="preserve">In order to load this scenario in T-API RI, please use the </w:t>
      </w:r>
      <w:r w:rsidR="00E81E43">
        <w:t>following REST call:</w:t>
      </w:r>
    </w:p>
    <w:p w14:paraId="2F9F2F48" w14:textId="77777777" w:rsidR="00E81E43" w:rsidRDefault="00E81E43" w:rsidP="00E81E43">
      <w:pPr>
        <w:pStyle w:val="Code"/>
      </w:pPr>
      <w:r w:rsidRPr="00E81E43">
        <w:t xml:space="preserve">curl -X POST -H "Content-Type: application/json" </w:t>
      </w:r>
      <w:hyperlink r:id="rId11" w:history="1">
        <w:r w:rsidRPr="000A1A2B">
          <w:rPr>
            <w:rStyle w:val="Hyperlink"/>
          </w:rPr>
          <w:t>http://127.0.0.1:8080/backend/load_state/</w:t>
        </w:r>
      </w:hyperlink>
    </w:p>
    <w:p w14:paraId="08E5ADC8" w14:textId="77777777" w:rsidR="00E81E43" w:rsidRPr="00B40886" w:rsidRDefault="00E81E43" w:rsidP="00B40886"/>
    <w:p w14:paraId="6E489637" w14:textId="77777777" w:rsidR="0082477C" w:rsidRDefault="0082477C" w:rsidP="009F5063">
      <w:pPr>
        <w:pStyle w:val="Heading2"/>
      </w:pPr>
      <w:r>
        <w:t>API calls, input &amp; output</w:t>
      </w:r>
    </w:p>
    <w:p w14:paraId="71B79D89" w14:textId="77777777" w:rsidR="00B40886" w:rsidRDefault="00B40886" w:rsidP="00B40886"/>
    <w:p w14:paraId="2C237DCB" w14:textId="77777777" w:rsidR="00B02058" w:rsidRDefault="00B02058" w:rsidP="00B40886"/>
    <w:p w14:paraId="689D934F" w14:textId="77777777" w:rsidR="003161BC" w:rsidRDefault="00B40886" w:rsidP="003161BC">
      <w:pPr>
        <w:keepNext/>
        <w:jc w:val="center"/>
      </w:pPr>
      <w:r>
        <w:rPr>
          <w:noProof/>
        </w:rPr>
        <w:drawing>
          <wp:inline distT="0" distB="0" distL="0" distR="0" wp14:anchorId="16D7982D" wp14:editId="67F5B30A">
            <wp:extent cx="2292972" cy="29337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98595" cy="2940894"/>
                    </a:xfrm>
                    <a:prstGeom prst="rect">
                      <a:avLst/>
                    </a:prstGeom>
                    <a:noFill/>
                  </pic:spPr>
                </pic:pic>
              </a:graphicData>
            </a:graphic>
          </wp:inline>
        </w:drawing>
      </w:r>
    </w:p>
    <w:p w14:paraId="0029313E" w14:textId="77777777" w:rsidR="00B40886" w:rsidRDefault="003161BC" w:rsidP="003161BC">
      <w:pPr>
        <w:pStyle w:val="Caption"/>
        <w:jc w:val="center"/>
      </w:pPr>
      <w:r>
        <w:t xml:space="preserve">Figure </w:t>
      </w:r>
      <w:r w:rsidR="007F31A1">
        <w:fldChar w:fldCharType="begin"/>
      </w:r>
      <w:r w:rsidR="007F31A1">
        <w:instrText xml:space="preserve"> SEQ Figure \* ARABIC </w:instrText>
      </w:r>
      <w:r w:rsidR="007F31A1">
        <w:fldChar w:fldCharType="separate"/>
      </w:r>
      <w:r w:rsidR="0066791C">
        <w:rPr>
          <w:noProof/>
        </w:rPr>
        <w:t>2</w:t>
      </w:r>
      <w:r w:rsidR="007F31A1">
        <w:rPr>
          <w:noProof/>
        </w:rPr>
        <w:fldChar w:fldCharType="end"/>
      </w:r>
      <w:r>
        <w:t xml:space="preserve"> Connectivity Service workflow</w:t>
      </w:r>
    </w:p>
    <w:p w14:paraId="4752CE72" w14:textId="77777777" w:rsidR="00B02058" w:rsidRDefault="00B02058" w:rsidP="00B02058"/>
    <w:p w14:paraId="4EC6CAB9" w14:textId="77777777" w:rsidR="00E81E43" w:rsidRDefault="00E81E43" w:rsidP="00E81E43">
      <w:pPr>
        <w:pStyle w:val="Heading3"/>
      </w:pPr>
      <w:r>
        <w:t>Get Context</w:t>
      </w:r>
    </w:p>
    <w:p w14:paraId="3B5C053B" w14:textId="77777777" w:rsidR="00E81E43" w:rsidRDefault="00E81E43" w:rsidP="00E81E43">
      <w:pPr>
        <w:pStyle w:val="Code"/>
      </w:pPr>
      <w:r>
        <w:t>curl -X GET --no-keepalive -H "Content-Type: application/json" http://127.0.0.1:8080/restconf/config/Context/</w:t>
      </w:r>
    </w:p>
    <w:p w14:paraId="54418319" w14:textId="77777777" w:rsidR="00E81E43" w:rsidRDefault="00E81E43" w:rsidP="00E81E43"/>
    <w:p w14:paraId="704F27AD" w14:textId="77777777" w:rsidR="00E81E43" w:rsidRPr="00E81E43" w:rsidRDefault="00E81E43" w:rsidP="00E81E43">
      <w:pPr>
        <w:pStyle w:val="Heading3"/>
      </w:pPr>
      <w:r>
        <w:lastRenderedPageBreak/>
        <w:t>Get topologies</w:t>
      </w:r>
    </w:p>
    <w:p w14:paraId="27B210A2" w14:textId="77777777" w:rsidR="00E81E43" w:rsidRDefault="00E81E43" w:rsidP="00E81E43">
      <w:pPr>
        <w:pStyle w:val="Code"/>
      </w:pPr>
      <w:r>
        <w:t>curl -X GET --no-keepalive -H "Content-Type: application/json" http://127.0.0.1:8080/restconf/config/Context/_topology/</w:t>
      </w:r>
    </w:p>
    <w:p w14:paraId="7534E932" w14:textId="77777777" w:rsidR="00E81E43" w:rsidRDefault="00E81E43" w:rsidP="00E81E43"/>
    <w:p w14:paraId="09E314E9" w14:textId="77777777" w:rsidR="00E81E43" w:rsidRDefault="00E81E43" w:rsidP="00E81E43">
      <w:pPr>
        <w:pStyle w:val="Heading3"/>
      </w:pPr>
      <w:r>
        <w:t>Get topology Top0</w:t>
      </w:r>
    </w:p>
    <w:p w14:paraId="67A5D7EE" w14:textId="77777777" w:rsidR="00E81E43" w:rsidRDefault="00E81E43" w:rsidP="00E81E43">
      <w:pPr>
        <w:pStyle w:val="Code"/>
      </w:pPr>
      <w:r>
        <w:t>curl -X GET --no-keepalive -H "Content-Type: application/json" http://127.0.0.1:8080/restconf/config/Context/_topology/top0/</w:t>
      </w:r>
    </w:p>
    <w:p w14:paraId="6059A285" w14:textId="77777777" w:rsidR="00E81E43" w:rsidRDefault="00E81E43" w:rsidP="00E81E43"/>
    <w:p w14:paraId="69BCB915" w14:textId="77777777" w:rsidR="00E81E43" w:rsidRPr="00E81E43" w:rsidRDefault="00E81E43" w:rsidP="00E81E43">
      <w:pPr>
        <w:pStyle w:val="Heading3"/>
      </w:pPr>
      <w:r>
        <w:t>Get nodes</w:t>
      </w:r>
    </w:p>
    <w:p w14:paraId="081542A2" w14:textId="77777777" w:rsidR="00E81E43" w:rsidRDefault="00E81E43" w:rsidP="00E81E43">
      <w:pPr>
        <w:pStyle w:val="Code"/>
      </w:pPr>
      <w:r>
        <w:t>curl -X GET --no-keepalive -H "Content-Type: application/json" http://127.0.0.1:8080/restconf/config/Context/_topology/top0/_node/</w:t>
      </w:r>
    </w:p>
    <w:p w14:paraId="32A9F8D3" w14:textId="77777777" w:rsidR="00E81E43" w:rsidRDefault="00E81E43" w:rsidP="00E81E43"/>
    <w:p w14:paraId="3DBB846E" w14:textId="77777777" w:rsidR="00E81E43" w:rsidRPr="00E81E43" w:rsidRDefault="00E81E43" w:rsidP="00E81E43">
      <w:pPr>
        <w:pStyle w:val="Heading3"/>
      </w:pPr>
      <w:r>
        <w:t>Get node 1</w:t>
      </w:r>
    </w:p>
    <w:p w14:paraId="5DD43844" w14:textId="77777777" w:rsidR="00E81E43" w:rsidRDefault="00E81E43" w:rsidP="00E81E43">
      <w:pPr>
        <w:pStyle w:val="Code"/>
      </w:pPr>
      <w:r>
        <w:t>curl -X GET --no-keepalive -H "Content-Type: application/json" http://127.0.0.1:8080/restconf/config/Context/_topology/top0/_node/node1/</w:t>
      </w:r>
    </w:p>
    <w:p w14:paraId="317F6D68" w14:textId="77777777" w:rsidR="00E81E43" w:rsidRDefault="00E81E43" w:rsidP="00E81E43"/>
    <w:p w14:paraId="00950D6B" w14:textId="77777777" w:rsidR="00E81E43" w:rsidRPr="00E81E43" w:rsidRDefault="00E81E43" w:rsidP="00E81E43">
      <w:pPr>
        <w:pStyle w:val="Heading3"/>
      </w:pPr>
      <w:r>
        <w:t>Get links</w:t>
      </w:r>
    </w:p>
    <w:p w14:paraId="71308527" w14:textId="77777777" w:rsidR="00E81E43" w:rsidRDefault="00E81E43" w:rsidP="00E81E43">
      <w:pPr>
        <w:pStyle w:val="Code"/>
      </w:pPr>
      <w:r>
        <w:t>curl -X GET --no-keepalive -H "Content-Type: application/json" http://127.0.0.1:8080/restconf/config/Context/_topology/top0/_link/</w:t>
      </w:r>
    </w:p>
    <w:p w14:paraId="6D712DB7" w14:textId="77777777" w:rsidR="00E81E43" w:rsidRDefault="00E81E43" w:rsidP="00E81E43"/>
    <w:p w14:paraId="29F3B74C" w14:textId="77777777" w:rsidR="00E81E43" w:rsidRPr="00E81E43" w:rsidRDefault="00E81E43" w:rsidP="00E81E43">
      <w:pPr>
        <w:pStyle w:val="Heading3"/>
      </w:pPr>
      <w:r>
        <w:t>Get link 1-3</w:t>
      </w:r>
    </w:p>
    <w:p w14:paraId="05CBB528" w14:textId="77777777" w:rsidR="00E81E43" w:rsidRDefault="00E81E43" w:rsidP="00E81E43">
      <w:pPr>
        <w:pStyle w:val="Code"/>
      </w:pPr>
      <w:r>
        <w:t>curl -X GET --no-keepalive -H "Content-Type: application/json" http://127.0.0.1:8080/restconf/config/Context/_topology/top0/_link/link13/</w:t>
      </w:r>
    </w:p>
    <w:p w14:paraId="72F16B23" w14:textId="77777777" w:rsidR="00E81E43" w:rsidRDefault="00E81E43" w:rsidP="00E81E43"/>
    <w:p w14:paraId="32A812FB" w14:textId="77777777" w:rsidR="00E81E43" w:rsidRPr="00E81E43" w:rsidRDefault="00E81E43" w:rsidP="00E81E43">
      <w:pPr>
        <w:pStyle w:val="Heading3"/>
      </w:pPr>
      <w:r>
        <w:lastRenderedPageBreak/>
        <w:t>Get Service End Points</w:t>
      </w:r>
    </w:p>
    <w:p w14:paraId="74ECE4FF" w14:textId="77777777" w:rsidR="00E81E43" w:rsidRDefault="00E81E43" w:rsidP="00E81E43">
      <w:pPr>
        <w:pStyle w:val="Code"/>
      </w:pPr>
      <w:r>
        <w:t>curl -X GET --no-keepalive -H "Content-Type: application/json" http://127.0.0.1:8080/restconf/config/Context/_serviceEndPoint/se1/</w:t>
      </w:r>
    </w:p>
    <w:p w14:paraId="3F1A0538" w14:textId="77777777" w:rsidR="00E81E43" w:rsidRDefault="00E81E43" w:rsidP="00E81E43">
      <w:pPr>
        <w:pStyle w:val="Code"/>
      </w:pPr>
      <w:r>
        <w:t xml:space="preserve">curl -X GET --no-keepalive -H "Content-Type: application/json" </w:t>
      </w:r>
      <w:hyperlink r:id="rId13" w:history="1">
        <w:r w:rsidRPr="000A1A2B">
          <w:rPr>
            <w:rStyle w:val="Hyperlink"/>
          </w:rPr>
          <w:t>http://127.0.0.1:8080/restconf/config/Context/_serviceEndPoint/se2/</w:t>
        </w:r>
      </w:hyperlink>
    </w:p>
    <w:p w14:paraId="6447157A" w14:textId="77777777" w:rsidR="00E81E43" w:rsidRDefault="00E81E43" w:rsidP="00E81E43"/>
    <w:p w14:paraId="160FC4E3" w14:textId="77777777" w:rsidR="005D20EE" w:rsidRDefault="005D20EE" w:rsidP="005D20EE">
      <w:pPr>
        <w:pStyle w:val="Heading3"/>
      </w:pPr>
      <w:r>
        <w:t>Create Connectivity Service</w:t>
      </w:r>
    </w:p>
    <w:p w14:paraId="7600EA97" w14:textId="77777777" w:rsidR="005D20EE" w:rsidRDefault="005D20EE" w:rsidP="005D20EE">
      <w:pPr>
        <w:pStyle w:val="Code"/>
      </w:pPr>
      <w:r>
        <w:t>curl -X POST --no-keepalive -H "Content-Type: application/json" http://127.0.0.1:8080/restconf/config/Context/_connectivityService/cs1/ -d'{"uuid":"cs1", "_connConstraints":{"serviceType":"POINT_TO_POINT_CONNECTIVITY", "serviceLayer":["OCH"] }, "_servicePort":[ { "localId":"sp1", "serviceLayer":"OCH" , "direction":"BIDIRECTIONAL", "role":"SYMMETRIC", "_serviceEndPoint":"http://127.0.0.1:8080/restconf/config/Context/_serviceEndPoint/se1"}, { "localId":"sp2", "serviceLayer":"OCH" , "direction":"BIDIRECTIONAL", "role":"SYMMETRIC", "_serviceEndPoint":"http://127.0.0.1:8080/restconf/config/Context/_serviceEndPoint/se2"} ] }'</w:t>
      </w:r>
    </w:p>
    <w:p w14:paraId="1C34908E" w14:textId="77777777" w:rsidR="005D20EE" w:rsidRDefault="005D20EE" w:rsidP="005D20EE"/>
    <w:p w14:paraId="279A4811" w14:textId="77777777" w:rsidR="005D20EE" w:rsidRDefault="005D20EE" w:rsidP="005D20EE">
      <w:pPr>
        <w:pStyle w:val="Heading3"/>
      </w:pPr>
      <w:r>
        <w:t>Get Connectivity Services</w:t>
      </w:r>
    </w:p>
    <w:p w14:paraId="64CB7BA8" w14:textId="77777777" w:rsidR="005D20EE" w:rsidRDefault="005D20EE" w:rsidP="005D20EE">
      <w:pPr>
        <w:pStyle w:val="Code"/>
      </w:pPr>
      <w:r>
        <w:t>curl -X GET --no-keepalive -H "Content-Type: application/json" http://127.0.0.1:8080/restconf/config/Context/_connectivityService/</w:t>
      </w:r>
    </w:p>
    <w:p w14:paraId="6D53C0CF" w14:textId="77777777" w:rsidR="005D20EE" w:rsidRDefault="005D20EE" w:rsidP="005D20EE">
      <w:pPr>
        <w:pStyle w:val="Code"/>
      </w:pPr>
      <w:r>
        <w:t xml:space="preserve">curl -X GET --no-keepalive -H "Content-Type: application/json" </w:t>
      </w:r>
      <w:hyperlink r:id="rId14" w:history="1">
        <w:r w:rsidRPr="000A1A2B">
          <w:rPr>
            <w:rStyle w:val="Hyperlink"/>
          </w:rPr>
          <w:t>http://127.0.0.1:8080/restconf/config/Context/_connectivityService/cs1/</w:t>
        </w:r>
      </w:hyperlink>
    </w:p>
    <w:p w14:paraId="4118AACD" w14:textId="77777777" w:rsidR="005D20EE" w:rsidRDefault="005D20EE" w:rsidP="005D20EE"/>
    <w:p w14:paraId="6A5D6000" w14:textId="77777777" w:rsidR="005D20EE" w:rsidRDefault="005D20EE" w:rsidP="005D20EE">
      <w:pPr>
        <w:pStyle w:val="Heading3"/>
      </w:pPr>
      <w:r>
        <w:t>Remove Connectivity Services</w:t>
      </w:r>
    </w:p>
    <w:p w14:paraId="1B38BE90" w14:textId="77777777" w:rsidR="00E81E43" w:rsidRPr="00E81E43" w:rsidRDefault="005D20EE" w:rsidP="005D20EE">
      <w:pPr>
        <w:pStyle w:val="Code"/>
      </w:pPr>
      <w:r>
        <w:t>curl -X DELETE --no-keepalive -H "Content-Type: application/json" http://127.0.0.1:8080/restconf/config/Context/_connectivityService/cs1/</w:t>
      </w:r>
    </w:p>
    <w:p w14:paraId="6AF356A1" w14:textId="77777777" w:rsidR="0082477C" w:rsidRDefault="0082477C" w:rsidP="009F5063">
      <w:pPr>
        <w:pStyle w:val="Heading2"/>
      </w:pPr>
      <w:r>
        <w:t>JSON data/</w:t>
      </w:r>
      <w:commentRangeStart w:id="75"/>
      <w:r>
        <w:t>captures</w:t>
      </w:r>
      <w:commentRangeEnd w:id="75"/>
      <w:r w:rsidR="00D94849">
        <w:rPr>
          <w:rStyle w:val="CommentReference"/>
          <w:rFonts w:asciiTheme="minorHAnsi" w:eastAsiaTheme="minorEastAsia" w:hAnsiTheme="minorHAnsi" w:cstheme="minorBidi"/>
          <w:b w:val="0"/>
          <w:bCs w:val="0"/>
          <w:smallCaps w:val="0"/>
          <w:color w:val="auto"/>
        </w:rPr>
        <w:commentReference w:id="75"/>
      </w:r>
    </w:p>
    <w:p w14:paraId="144F40CC" w14:textId="77777777" w:rsidR="00B40886" w:rsidRDefault="00B40886" w:rsidP="00B40886"/>
    <w:p w14:paraId="3F759193" w14:textId="77777777" w:rsidR="003837D8" w:rsidRDefault="003837D8" w:rsidP="00B40886"/>
    <w:p w14:paraId="1C5E8879" w14:textId="77777777" w:rsidR="003837D8" w:rsidRDefault="003837D8" w:rsidP="003837D8">
      <w:pPr>
        <w:keepNext/>
        <w:jc w:val="center"/>
      </w:pPr>
      <w:r>
        <w:rPr>
          <w:noProof/>
        </w:rPr>
        <w:lastRenderedPageBreak/>
        <w:drawing>
          <wp:inline distT="0" distB="0" distL="0" distR="0" wp14:anchorId="57E2656A" wp14:editId="23598B18">
            <wp:extent cx="5943600" cy="6953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5086" b="54105"/>
                    <a:stretch/>
                  </pic:blipFill>
                  <pic:spPr bwMode="auto">
                    <a:xfrm>
                      <a:off x="0" y="0"/>
                      <a:ext cx="5943600" cy="695325"/>
                    </a:xfrm>
                    <a:prstGeom prst="rect">
                      <a:avLst/>
                    </a:prstGeom>
                    <a:ln>
                      <a:noFill/>
                    </a:ln>
                    <a:extLst>
                      <a:ext uri="{53640926-AAD7-44D8-BBD7-CCE9431645EC}">
                        <a14:shadowObscured xmlns:a14="http://schemas.microsoft.com/office/drawing/2010/main"/>
                      </a:ext>
                    </a:extLst>
                  </pic:spPr>
                </pic:pic>
              </a:graphicData>
            </a:graphic>
          </wp:inline>
        </w:drawing>
      </w:r>
    </w:p>
    <w:p w14:paraId="71A65C27" w14:textId="77777777" w:rsidR="003837D8" w:rsidRDefault="003837D8" w:rsidP="003837D8">
      <w:pPr>
        <w:pStyle w:val="Caption"/>
        <w:jc w:val="center"/>
      </w:pPr>
      <w:r>
        <w:t xml:space="preserve">Figure </w:t>
      </w:r>
      <w:r w:rsidR="007F31A1">
        <w:fldChar w:fldCharType="begin"/>
      </w:r>
      <w:r w:rsidR="007F31A1">
        <w:instrText xml:space="preserve"> SEQ Figure \* ARABIC </w:instrText>
      </w:r>
      <w:r w:rsidR="007F31A1">
        <w:fldChar w:fldCharType="separate"/>
      </w:r>
      <w:r w:rsidR="0066791C">
        <w:rPr>
          <w:noProof/>
        </w:rPr>
        <w:t>3</w:t>
      </w:r>
      <w:r w:rsidR="007F31A1">
        <w:rPr>
          <w:noProof/>
        </w:rPr>
        <w:fldChar w:fldCharType="end"/>
      </w:r>
      <w:r>
        <w:t xml:space="preserve"> Wireshark capture of T-APImessage exchange</w:t>
      </w:r>
    </w:p>
    <w:p w14:paraId="162A27FA" w14:textId="77777777" w:rsidR="003837D8" w:rsidRPr="003837D8" w:rsidRDefault="003837D8" w:rsidP="003837D8"/>
    <w:p w14:paraId="6A4C5332" w14:textId="77777777" w:rsidR="003837D8" w:rsidRDefault="003837D8" w:rsidP="003837D8">
      <w:r>
        <w:t>In this section, we provide a few wireshark captures (</w:t>
      </w:r>
      <w:r>
        <w:fldChar w:fldCharType="begin"/>
      </w:r>
      <w:r>
        <w:instrText xml:space="preserve"> REF _Ref454879464 \h </w:instrText>
      </w:r>
      <w:r>
        <w:fldChar w:fldCharType="separate"/>
      </w:r>
      <w:r>
        <w:t xml:space="preserve">Figure </w:t>
      </w:r>
      <w:r>
        <w:rPr>
          <w:noProof/>
        </w:rPr>
        <w:t>3</w:t>
      </w:r>
      <w:r>
        <w:fldChar w:fldCharType="end"/>
      </w:r>
      <w:r>
        <w:t xml:space="preserve"> and </w:t>
      </w:r>
      <w:r>
        <w:fldChar w:fldCharType="begin"/>
      </w:r>
      <w:r>
        <w:instrText xml:space="preserve"> REF _Ref454879466 \h </w:instrText>
      </w:r>
      <w:r>
        <w:fldChar w:fldCharType="separate"/>
      </w:r>
      <w:r>
        <w:t xml:space="preserve">Figure </w:t>
      </w:r>
      <w:r>
        <w:rPr>
          <w:noProof/>
        </w:rPr>
        <w:t>4</w:t>
      </w:r>
      <w:r>
        <w:fldChar w:fldCharType="end"/>
      </w:r>
      <w:r>
        <w:t>). The reference implementation in Snowmass repository allows to capture the necessary data.</w:t>
      </w:r>
    </w:p>
    <w:p w14:paraId="0D2099E8" w14:textId="77777777" w:rsidR="003837D8" w:rsidRPr="003837D8" w:rsidRDefault="003837D8" w:rsidP="003837D8"/>
    <w:p w14:paraId="36BD0C9C" w14:textId="77777777" w:rsidR="003161BC" w:rsidRDefault="003161BC" w:rsidP="003161BC">
      <w:pPr>
        <w:keepNext/>
        <w:jc w:val="center"/>
      </w:pPr>
      <w:r w:rsidRPr="003161BC">
        <w:rPr>
          <w:noProof/>
        </w:rPr>
        <w:drawing>
          <wp:inline distT="0" distB="0" distL="0" distR="0" wp14:anchorId="3D39EDA9" wp14:editId="725F5358">
            <wp:extent cx="4104456" cy="3412138"/>
            <wp:effectExtent l="0" t="0" r="0" b="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16"/>
                    <a:srcRect t="43200" r="78802" b="7120"/>
                    <a:stretch/>
                  </pic:blipFill>
                  <pic:spPr>
                    <a:xfrm>
                      <a:off x="0" y="0"/>
                      <a:ext cx="4104456" cy="3412138"/>
                    </a:xfrm>
                    <a:prstGeom prst="rect">
                      <a:avLst/>
                    </a:prstGeom>
                  </pic:spPr>
                </pic:pic>
              </a:graphicData>
            </a:graphic>
          </wp:inline>
        </w:drawing>
      </w:r>
    </w:p>
    <w:p w14:paraId="0D998069" w14:textId="77777777" w:rsidR="003161BC" w:rsidRDefault="003161BC" w:rsidP="003161BC">
      <w:pPr>
        <w:pStyle w:val="Caption"/>
        <w:jc w:val="center"/>
      </w:pPr>
      <w:bookmarkStart w:id="76" w:name="_Ref454879464"/>
      <w:r>
        <w:t xml:space="preserve">Figure </w:t>
      </w:r>
      <w:r w:rsidR="007F31A1">
        <w:fldChar w:fldCharType="begin"/>
      </w:r>
      <w:r w:rsidR="007F31A1">
        <w:instrText xml:space="preserve"> SEQ Figure \* ARABIC </w:instrText>
      </w:r>
      <w:r w:rsidR="007F31A1">
        <w:fldChar w:fldCharType="separate"/>
      </w:r>
      <w:r w:rsidR="0066791C">
        <w:rPr>
          <w:noProof/>
        </w:rPr>
        <w:t>4</w:t>
      </w:r>
      <w:r w:rsidR="007F31A1">
        <w:rPr>
          <w:noProof/>
        </w:rPr>
        <w:fldChar w:fldCharType="end"/>
      </w:r>
      <w:bookmarkEnd w:id="76"/>
      <w:r>
        <w:t xml:space="preserve"> Context JSON</w:t>
      </w:r>
    </w:p>
    <w:p w14:paraId="54DFF769" w14:textId="77777777" w:rsidR="003161BC" w:rsidRDefault="003161BC" w:rsidP="00B40886"/>
    <w:p w14:paraId="2F236AFC" w14:textId="77777777" w:rsidR="003161BC" w:rsidRDefault="003161BC" w:rsidP="003161BC">
      <w:pPr>
        <w:keepNext/>
        <w:jc w:val="center"/>
      </w:pPr>
      <w:r w:rsidRPr="003161BC">
        <w:rPr>
          <w:noProof/>
        </w:rPr>
        <w:lastRenderedPageBreak/>
        <w:drawing>
          <wp:inline distT="0" distB="0" distL="0" distR="0" wp14:anchorId="4E0D46D6" wp14:editId="6E6360EC">
            <wp:extent cx="4320480" cy="3277693"/>
            <wp:effectExtent l="0" t="0" r="4445" b="0"/>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17"/>
                    <a:srcRect t="34879" r="72731" b="6802"/>
                    <a:stretch/>
                  </pic:blipFill>
                  <pic:spPr>
                    <a:xfrm>
                      <a:off x="0" y="0"/>
                      <a:ext cx="4320480" cy="3277693"/>
                    </a:xfrm>
                    <a:prstGeom prst="rect">
                      <a:avLst/>
                    </a:prstGeom>
                  </pic:spPr>
                </pic:pic>
              </a:graphicData>
            </a:graphic>
          </wp:inline>
        </w:drawing>
      </w:r>
    </w:p>
    <w:p w14:paraId="7CCC1857" w14:textId="77777777" w:rsidR="003161BC" w:rsidRDefault="003161BC" w:rsidP="003161BC">
      <w:pPr>
        <w:pStyle w:val="Caption"/>
        <w:jc w:val="center"/>
      </w:pPr>
      <w:bookmarkStart w:id="77" w:name="_Ref454879466"/>
      <w:r>
        <w:t xml:space="preserve">Figure </w:t>
      </w:r>
      <w:r w:rsidR="007F31A1">
        <w:fldChar w:fldCharType="begin"/>
      </w:r>
      <w:r w:rsidR="007F31A1">
        <w:instrText xml:space="preserve"> SEQ Figure \* ARABIC </w:instrText>
      </w:r>
      <w:r w:rsidR="007F31A1">
        <w:fldChar w:fldCharType="separate"/>
      </w:r>
      <w:r w:rsidR="0066791C">
        <w:rPr>
          <w:noProof/>
        </w:rPr>
        <w:t>5</w:t>
      </w:r>
      <w:r w:rsidR="007F31A1">
        <w:rPr>
          <w:noProof/>
        </w:rPr>
        <w:fldChar w:fldCharType="end"/>
      </w:r>
      <w:bookmarkEnd w:id="77"/>
      <w:r>
        <w:t xml:space="preserve"> Connectivity Service JSON</w:t>
      </w:r>
    </w:p>
    <w:p w14:paraId="3CCEB6CB" w14:textId="77777777" w:rsidR="003161BC" w:rsidRDefault="003161BC" w:rsidP="00B40886"/>
    <w:p w14:paraId="614766E1" w14:textId="77777777" w:rsidR="003161BC" w:rsidRDefault="003161BC" w:rsidP="00B40886"/>
    <w:p w14:paraId="0B42BD7A" w14:textId="77777777" w:rsidR="00B40886" w:rsidRDefault="005D20EE" w:rsidP="005D20EE">
      <w:pPr>
        <w:pStyle w:val="Heading2"/>
      </w:pPr>
      <w:r>
        <w:t>Notifications</w:t>
      </w:r>
    </w:p>
    <w:p w14:paraId="1A6BAED7" w14:textId="77777777" w:rsidR="005D20EE" w:rsidRDefault="003837D8" w:rsidP="00B40886">
      <w:r>
        <w:t xml:space="preserve">Notifications will be provided with </w:t>
      </w:r>
      <w:r w:rsidR="0066791C">
        <w:t xml:space="preserve">Websockets. T-API reference implementation provides an example of a client accessing the websocket, as seen in </w:t>
      </w:r>
      <w:r w:rsidR="0066791C">
        <w:fldChar w:fldCharType="begin"/>
      </w:r>
      <w:r w:rsidR="0066791C">
        <w:instrText xml:space="preserve"> REF _Ref454879969 \h </w:instrText>
      </w:r>
      <w:r w:rsidR="0066791C">
        <w:fldChar w:fldCharType="separate"/>
      </w:r>
      <w:r w:rsidR="0066791C">
        <w:t xml:space="preserve">Figure </w:t>
      </w:r>
      <w:r w:rsidR="0066791C">
        <w:rPr>
          <w:noProof/>
        </w:rPr>
        <w:t>6</w:t>
      </w:r>
      <w:r w:rsidR="0066791C">
        <w:fldChar w:fldCharType="end"/>
      </w:r>
      <w:r w:rsidR="0066791C">
        <w:t>.</w:t>
      </w:r>
    </w:p>
    <w:p w14:paraId="301F2674" w14:textId="77777777" w:rsidR="00E11474" w:rsidRDefault="00E11474" w:rsidP="00B40886"/>
    <w:p w14:paraId="3612FA65" w14:textId="77777777" w:rsidR="0066791C" w:rsidRDefault="003837D8" w:rsidP="0066791C">
      <w:pPr>
        <w:keepNext/>
        <w:jc w:val="center"/>
      </w:pPr>
      <w:r>
        <w:rPr>
          <w:noProof/>
        </w:rPr>
        <w:drawing>
          <wp:inline distT="0" distB="0" distL="0" distR="0" wp14:anchorId="758A2E20" wp14:editId="51186D25">
            <wp:extent cx="5679478" cy="17526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4801" r="30930" b="37286"/>
                    <a:stretch/>
                  </pic:blipFill>
                  <pic:spPr bwMode="auto">
                    <a:xfrm>
                      <a:off x="0" y="0"/>
                      <a:ext cx="5684343" cy="1754101"/>
                    </a:xfrm>
                    <a:prstGeom prst="rect">
                      <a:avLst/>
                    </a:prstGeom>
                    <a:ln>
                      <a:noFill/>
                    </a:ln>
                    <a:extLst>
                      <a:ext uri="{53640926-AAD7-44D8-BBD7-CCE9431645EC}">
                        <a14:shadowObscured xmlns:a14="http://schemas.microsoft.com/office/drawing/2010/main"/>
                      </a:ext>
                    </a:extLst>
                  </pic:spPr>
                </pic:pic>
              </a:graphicData>
            </a:graphic>
          </wp:inline>
        </w:drawing>
      </w:r>
    </w:p>
    <w:p w14:paraId="111CCEC2" w14:textId="77777777" w:rsidR="003837D8" w:rsidRDefault="0066791C" w:rsidP="0066791C">
      <w:pPr>
        <w:pStyle w:val="Caption"/>
        <w:jc w:val="center"/>
      </w:pPr>
      <w:bookmarkStart w:id="78" w:name="_Ref454879969"/>
      <w:r>
        <w:t xml:space="preserve">Figure </w:t>
      </w:r>
      <w:r w:rsidR="007F31A1">
        <w:fldChar w:fldCharType="begin"/>
      </w:r>
      <w:r w:rsidR="007F31A1">
        <w:instrText xml:space="preserve"> SEQ Figure \* ARABIC </w:instrText>
      </w:r>
      <w:r w:rsidR="007F31A1">
        <w:fldChar w:fldCharType="separate"/>
      </w:r>
      <w:r>
        <w:rPr>
          <w:noProof/>
        </w:rPr>
        <w:t>6</w:t>
      </w:r>
      <w:r w:rsidR="007F31A1">
        <w:rPr>
          <w:noProof/>
        </w:rPr>
        <w:fldChar w:fldCharType="end"/>
      </w:r>
      <w:bookmarkEnd w:id="78"/>
      <w:r>
        <w:t xml:space="preserve"> Wireshark of websocket for notification</w:t>
      </w:r>
    </w:p>
    <w:p w14:paraId="1934A8B1" w14:textId="77777777" w:rsidR="003837D8" w:rsidRPr="00B40886" w:rsidRDefault="003837D8" w:rsidP="00B40886"/>
    <w:p w14:paraId="14385B54" w14:textId="77777777" w:rsidR="0082477C" w:rsidRDefault="0082477C" w:rsidP="009F5063">
      <w:pPr>
        <w:pStyle w:val="Heading1"/>
      </w:pPr>
      <w:r>
        <w:lastRenderedPageBreak/>
        <w:t>Eclipse plug-ins to view TAPI and how to install them</w:t>
      </w:r>
    </w:p>
    <w:p w14:paraId="511474DD" w14:textId="1879C0D8" w:rsidR="0082477C" w:rsidRDefault="0082477C" w:rsidP="009F5063">
      <w:pPr>
        <w:pStyle w:val="Heading2"/>
        <w:rPr>
          <w:ins w:id="79" w:author="Ong, Lyndon" w:date="2016-08-23T19:55:00Z"/>
        </w:rPr>
      </w:pPr>
      <w:r>
        <w:t>Papyrus</w:t>
      </w:r>
    </w:p>
    <w:p w14:paraId="11E7E009" w14:textId="5076F58E" w:rsidR="00755F4B" w:rsidRPr="00755F4B" w:rsidRDefault="00755F4B">
      <w:pPr>
        <w:rPr>
          <w:rPrChange w:id="80" w:author="Ong, Lyndon" w:date="2016-08-23T19:55:00Z">
            <w:rPr/>
          </w:rPrChange>
        </w:rPr>
        <w:pPrChange w:id="81" w:author="Ong, Lyndon" w:date="2016-08-23T19:55:00Z">
          <w:pPr>
            <w:pStyle w:val="Heading2"/>
          </w:pPr>
        </w:pPrChange>
      </w:pPr>
      <w:ins w:id="82" w:author="Ong, Lyndon" w:date="2016-08-23T19:55:00Z">
        <w:r>
          <w:t xml:space="preserve">Instructions for downloading and using Papyrus </w:t>
        </w:r>
      </w:ins>
      <w:ins w:id="83" w:author="Ong, Lyndon" w:date="2016-08-23T19:57:00Z">
        <w:r>
          <w:t xml:space="preserve">to view ONF Information Models and associated files </w:t>
        </w:r>
      </w:ins>
      <w:ins w:id="84" w:author="Ong, Lyndon" w:date="2016-08-23T19:55:00Z">
        <w:r>
          <w:t>can be found in ONF TR-</w:t>
        </w:r>
      </w:ins>
      <w:ins w:id="85" w:author="Ong, Lyndon" w:date="2016-08-23T19:57:00Z">
        <w:r>
          <w:t>515 (</w:t>
        </w:r>
        <w:r>
          <w:fldChar w:fldCharType="begin"/>
        </w:r>
        <w:r>
          <w:instrText xml:space="preserve"> HYPERLINK "</w:instrText>
        </w:r>
        <w:r w:rsidRPr="00755F4B">
          <w:instrText>https://www.opennetworking.org/images/stories/downloads/sdn-resources/technical-reports/Papyrus_Guidelines_1.1-1.pdf</w:instrText>
        </w:r>
        <w:r>
          <w:instrText xml:space="preserve">" </w:instrText>
        </w:r>
        <w:r>
          <w:fldChar w:fldCharType="separate"/>
        </w:r>
        <w:r w:rsidRPr="00E81DCD">
          <w:rPr>
            <w:rStyle w:val="Hyperlink"/>
          </w:rPr>
          <w:t>https://www.opennetworking.org/images/stories/downloads/sdn-resources/technical-reports/Papyrus_Guidelines_1.1-1.pdf</w:t>
        </w:r>
        <w:r>
          <w:fldChar w:fldCharType="end"/>
        </w:r>
        <w:r>
          <w:t xml:space="preserve">) </w:t>
        </w:r>
      </w:ins>
    </w:p>
    <w:p w14:paraId="18D429D7" w14:textId="77777777" w:rsidR="0082477C" w:rsidRDefault="00970635" w:rsidP="009F5063">
      <w:pPr>
        <w:pStyle w:val="Heading2"/>
      </w:pPr>
      <w:r>
        <w:t>XORED YANG plug-</w:t>
      </w:r>
      <w:commentRangeStart w:id="86"/>
      <w:r>
        <w:t>in</w:t>
      </w:r>
      <w:commentRangeEnd w:id="86"/>
      <w:r w:rsidR="00D94849">
        <w:rPr>
          <w:rStyle w:val="CommentReference"/>
          <w:rFonts w:asciiTheme="minorHAnsi" w:eastAsiaTheme="minorEastAsia" w:hAnsiTheme="minorHAnsi" w:cstheme="minorBidi"/>
          <w:b w:val="0"/>
          <w:bCs w:val="0"/>
          <w:smallCaps w:val="0"/>
          <w:color w:val="auto"/>
        </w:rPr>
        <w:commentReference w:id="86"/>
      </w:r>
    </w:p>
    <w:p w14:paraId="1E55D1A2" w14:textId="77777777" w:rsidR="00970635" w:rsidRDefault="00970635" w:rsidP="009F5063">
      <w:pPr>
        <w:pStyle w:val="Heading2"/>
      </w:pPr>
      <w:r>
        <w:t>JSON Tools plug-in</w:t>
      </w:r>
    </w:p>
    <w:p w14:paraId="6B3A94DE" w14:textId="77777777" w:rsidR="005E5CBA" w:rsidRDefault="00142BE7" w:rsidP="009F5063">
      <w:pPr>
        <w:pStyle w:val="Heading1"/>
        <w:rPr>
          <w:ins w:id="87" w:author="Ong, Lyndon" w:date="2016-08-23T16:18:00Z"/>
        </w:rPr>
      </w:pPr>
      <w:r>
        <w:t>Compliance/conformance</w:t>
      </w:r>
    </w:p>
    <w:p w14:paraId="5D57F3FD" w14:textId="39414AFE" w:rsidR="00142BE7" w:rsidDel="005E5CBA" w:rsidRDefault="00142BE7" w:rsidP="009F5063">
      <w:pPr>
        <w:pStyle w:val="Heading1"/>
        <w:rPr>
          <w:del w:id="88" w:author="Ong, Lyndon" w:date="2016-08-23T16:18:00Z"/>
        </w:rPr>
      </w:pPr>
      <w:del w:id="89" w:author="Ong, Lyndon" w:date="2016-08-23T16:18:00Z">
        <w:r w:rsidDel="005E5CBA">
          <w:delText>? –</w:delText>
        </w:r>
      </w:del>
      <w:del w:id="90" w:author="Ong, Lyndon" w:date="2016-08-23T16:17:00Z">
        <w:r w:rsidDel="005E5CBA">
          <w:delText xml:space="preserve"> reference to test </w:delText>
        </w:r>
      </w:del>
      <w:commentRangeStart w:id="91"/>
      <w:del w:id="92" w:author="Ong, Lyndon" w:date="2016-08-23T16:18:00Z">
        <w:r w:rsidDel="005E5CBA">
          <w:delText>cases</w:delText>
        </w:r>
        <w:commentRangeEnd w:id="91"/>
        <w:r w:rsidR="00D94849" w:rsidDel="005E5CBA">
          <w:rPr>
            <w:rStyle w:val="CommentReference"/>
            <w:rFonts w:asciiTheme="minorHAnsi" w:eastAsiaTheme="minorEastAsia" w:hAnsiTheme="minorHAnsi" w:cstheme="minorBidi"/>
            <w:b w:val="0"/>
            <w:bCs w:val="0"/>
            <w:smallCaps w:val="0"/>
            <w:color w:val="auto"/>
          </w:rPr>
          <w:commentReference w:id="91"/>
        </w:r>
      </w:del>
    </w:p>
    <w:p w14:paraId="12381D56" w14:textId="2CDB9F5B" w:rsidR="00142BE7" w:rsidRDefault="00142BE7" w:rsidP="00142BE7">
      <w:pPr>
        <w:pStyle w:val="ListParagraph"/>
        <w:numPr>
          <w:ilvl w:val="1"/>
          <w:numId w:val="2"/>
        </w:numPr>
      </w:pPr>
      <w:del w:id="93" w:author="Ong, Lyndon" w:date="2016-08-23T16:18:00Z">
        <w:r w:rsidDel="005E5CBA">
          <w:delText>How to validate and test</w:delText>
        </w:r>
      </w:del>
      <w:ins w:id="94" w:author="Ong, Lyndon" w:date="2016-08-23T16:18:00Z">
        <w:r w:rsidR="005E5CBA">
          <w:t>TBD</w:t>
        </w:r>
      </w:ins>
    </w:p>
    <w:p w14:paraId="0DCA195A" w14:textId="77777777" w:rsidR="00564C6D" w:rsidRDefault="00564C6D" w:rsidP="00B4471E">
      <w:pPr>
        <w:pStyle w:val="Heading1"/>
      </w:pPr>
      <w:r>
        <w:t>What’s Next</w:t>
      </w:r>
    </w:p>
    <w:p w14:paraId="1D3B5283" w14:textId="77777777" w:rsidR="00564C6D" w:rsidRDefault="00564C6D" w:rsidP="00B4471E">
      <w:pPr>
        <w:pStyle w:val="Heading2"/>
      </w:pPr>
      <w:r>
        <w:tab/>
        <w:t>Known limitations/deficiencies</w:t>
      </w:r>
    </w:p>
    <w:p w14:paraId="07D923A4" w14:textId="77777777" w:rsidR="00B4471E" w:rsidRDefault="00B4471E" w:rsidP="00B4471E"/>
    <w:p w14:paraId="3038F8F6" w14:textId="66E15EE7" w:rsidR="00B4471E" w:rsidRPr="00B4471E" w:rsidRDefault="00B4471E" w:rsidP="00B4471E">
      <w:pPr>
        <w:pStyle w:val="ListParagraph"/>
        <w:numPr>
          <w:ilvl w:val="0"/>
          <w:numId w:val="2"/>
        </w:numPr>
      </w:pPr>
      <w:r>
        <w:t>Direct mapping from UML to JSON</w:t>
      </w:r>
      <w:ins w:id="95" w:author="Ong, Lyndon" w:date="2016-08-23T19:55:00Z">
        <w:r w:rsidR="00755F4B">
          <w:t xml:space="preserve"> is a project under discussion in the Papyrus community.</w:t>
        </w:r>
      </w:ins>
    </w:p>
    <w:p w14:paraId="14B3B98E" w14:textId="0DC5D690" w:rsidR="00564C6D" w:rsidDel="005E5CBA" w:rsidRDefault="00564C6D" w:rsidP="00B4471E">
      <w:pPr>
        <w:pStyle w:val="Heading2"/>
        <w:rPr>
          <w:moveFrom w:id="96" w:author="Ong, Lyndon" w:date="2016-08-23T16:19:00Z"/>
        </w:rPr>
      </w:pPr>
      <w:moveFromRangeStart w:id="97" w:author="Ong, Lyndon" w:date="2016-08-23T16:19:00Z" w:name="move459732485"/>
      <w:moveFrom w:id="98" w:author="Ong, Lyndon" w:date="2016-08-23T16:19:00Z">
        <w:r w:rsidDel="005E5CBA">
          <w:tab/>
          <w:t xml:space="preserve">Interaction with Other SDOs and Forums Across Industry (incl </w:t>
        </w:r>
        <w:commentRangeStart w:id="99"/>
        <w:r w:rsidDel="005E5CBA">
          <w:t>I</w:t>
        </w:r>
        <w:r w:rsidR="00D94849" w:rsidDel="005E5CBA">
          <w:t>ISOM</w:t>
        </w:r>
        <w:r w:rsidDel="005E5CBA">
          <w:t>I</w:t>
        </w:r>
        <w:commentRangeEnd w:id="99"/>
        <w:r w:rsidR="00D94849" w:rsidDel="005E5CBA">
          <w:rPr>
            <w:rStyle w:val="CommentReference"/>
            <w:rFonts w:asciiTheme="minorHAnsi" w:eastAsiaTheme="minorEastAsia" w:hAnsiTheme="minorHAnsi" w:cstheme="minorBidi"/>
            <w:b w:val="0"/>
            <w:bCs w:val="0"/>
            <w:smallCaps w:val="0"/>
            <w:color w:val="auto"/>
          </w:rPr>
          <w:commentReference w:id="99"/>
        </w:r>
        <w:r w:rsidDel="005E5CBA">
          <w:t>)</w:t>
        </w:r>
      </w:moveFrom>
    </w:p>
    <w:moveFromRangeEnd w:id="97"/>
    <w:p w14:paraId="4DE23B4D" w14:textId="77777777" w:rsidR="00564C6D" w:rsidRDefault="00564C6D" w:rsidP="00564C6D"/>
    <w:p w14:paraId="7B09D415" w14:textId="77777777" w:rsidR="00AC7050" w:rsidRDefault="00AC7050" w:rsidP="00AC7050">
      <w:pPr>
        <w:pStyle w:val="Heading1"/>
      </w:pPr>
      <w:r>
        <w:t>Contributors</w:t>
      </w:r>
    </w:p>
    <w:p w14:paraId="431A2509" w14:textId="77777777" w:rsidR="00AC7050" w:rsidRDefault="00AC7050" w:rsidP="00AC7050">
      <w:r>
        <w:t>Lyndon Ong (ed.)</w:t>
      </w:r>
    </w:p>
    <w:p w14:paraId="5D0BAA67" w14:textId="77777777" w:rsidR="00AC7050" w:rsidRDefault="00AC7050" w:rsidP="00AC7050">
      <w:r>
        <w:t>Karthik Sethuraman</w:t>
      </w:r>
    </w:p>
    <w:p w14:paraId="23950CFB" w14:textId="77777777" w:rsidR="00AC7050" w:rsidRDefault="00AC7050" w:rsidP="00AC7050">
      <w:r>
        <w:t>Ricard Vilalta</w:t>
      </w:r>
    </w:p>
    <w:p w14:paraId="281FD1AD" w14:textId="77777777" w:rsidR="00AC7050" w:rsidRDefault="00AC7050" w:rsidP="00AC7050">
      <w:r>
        <w:t>Paul Doolan</w:t>
      </w:r>
    </w:p>
    <w:p w14:paraId="67BBA12D" w14:textId="77777777" w:rsidR="00C47D6B" w:rsidRDefault="00C47D6B" w:rsidP="00AC7050">
      <w:r>
        <w:t>Germano Gasparini</w:t>
      </w:r>
    </w:p>
    <w:p w14:paraId="2423388E" w14:textId="77777777" w:rsidR="00B40886" w:rsidRDefault="00B40886" w:rsidP="00AC7050">
      <w:r>
        <w:t>Victor López</w:t>
      </w:r>
    </w:p>
    <w:sectPr w:rsidR="00B4088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3" w:author="Ong, Lyndon" w:date="2016-08-16T07:47:00Z" w:initials="OL">
    <w:p w14:paraId="3C9DE0F9" w14:textId="77777777" w:rsidR="005E5CBA" w:rsidRDefault="005E5CBA" w:rsidP="005E5CBA">
      <w:pPr>
        <w:pStyle w:val="CommentText"/>
      </w:pPr>
      <w:r>
        <w:rPr>
          <w:rStyle w:val="CommentReference"/>
        </w:rPr>
        <w:annotationRef/>
      </w:r>
      <w:r>
        <w:rPr>
          <w:noProof/>
        </w:rPr>
        <w:t>Move SDO section to Overview</w:t>
      </w:r>
    </w:p>
  </w:comment>
  <w:comment w:id="75" w:author="Ong, Lyndon" w:date="2016-08-16T07:48:00Z" w:initials="OL">
    <w:p w14:paraId="3730B660" w14:textId="77777777" w:rsidR="00D94849" w:rsidRDefault="00D94849">
      <w:pPr>
        <w:pStyle w:val="CommentText"/>
      </w:pPr>
      <w:r>
        <w:rPr>
          <w:rStyle w:val="CommentReference"/>
        </w:rPr>
        <w:annotationRef/>
      </w:r>
      <w:r w:rsidR="002D461C">
        <w:rPr>
          <w:noProof/>
        </w:rPr>
        <w:t>add Hui's example</w:t>
      </w:r>
    </w:p>
  </w:comment>
  <w:comment w:id="86" w:author="Ong, Lyndon" w:date="2016-08-16T07:49:00Z" w:initials="OL">
    <w:p w14:paraId="62D156AB" w14:textId="77777777" w:rsidR="00D94849" w:rsidRDefault="00D94849">
      <w:pPr>
        <w:pStyle w:val="CommentText"/>
        <w:rPr>
          <w:noProof/>
        </w:rPr>
      </w:pPr>
      <w:r>
        <w:rPr>
          <w:rStyle w:val="CommentReference"/>
        </w:rPr>
        <w:annotationRef/>
      </w:r>
      <w:r w:rsidR="002D461C">
        <w:rPr>
          <w:noProof/>
        </w:rPr>
        <w:t>Karthik to help with 4.2, 4.3</w:t>
      </w:r>
    </w:p>
    <w:p w14:paraId="13F6B724" w14:textId="77777777" w:rsidR="00D94849" w:rsidRDefault="002D461C">
      <w:pPr>
        <w:pStyle w:val="CommentText"/>
      </w:pPr>
      <w:r>
        <w:rPr>
          <w:noProof/>
        </w:rPr>
        <w:t>Bernd to help with 4.1</w:t>
      </w:r>
    </w:p>
  </w:comment>
  <w:comment w:id="91" w:author="Ong, Lyndon" w:date="2016-08-16T07:49:00Z" w:initials="OL">
    <w:p w14:paraId="7ADC8B75" w14:textId="77777777" w:rsidR="00D94849" w:rsidRDefault="00D94849">
      <w:pPr>
        <w:pStyle w:val="CommentText"/>
      </w:pPr>
      <w:r>
        <w:rPr>
          <w:rStyle w:val="CommentReference"/>
        </w:rPr>
        <w:annotationRef/>
      </w:r>
      <w:r w:rsidR="002D461C">
        <w:rPr>
          <w:noProof/>
        </w:rPr>
        <w:t>note future work with Testing WG</w:t>
      </w:r>
    </w:p>
  </w:comment>
  <w:comment w:id="99" w:author="Ong, Lyndon" w:date="2016-08-16T07:47:00Z" w:initials="OL">
    <w:p w14:paraId="79DF0E39" w14:textId="77777777" w:rsidR="00D94849" w:rsidRDefault="00D94849">
      <w:pPr>
        <w:pStyle w:val="CommentText"/>
      </w:pPr>
      <w:r>
        <w:rPr>
          <w:rStyle w:val="CommentReference"/>
        </w:rPr>
        <w:annotationRef/>
      </w:r>
      <w:r w:rsidR="002D461C">
        <w:rPr>
          <w:noProof/>
        </w:rPr>
        <w:t>Move SDO section to Overview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C9DE0F9" w15:done="0"/>
  <w15:commentEx w15:paraId="3730B660" w15:done="0"/>
  <w15:commentEx w15:paraId="13F6B724" w15:done="0"/>
  <w15:commentEx w15:paraId="7ADC8B75" w15:done="0"/>
  <w15:commentEx w15:paraId="79DF0E3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00000000" w:usb1="5000A1FF" w:usb2="00000000" w:usb3="00000000" w:csb0="000001B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9592B"/>
    <w:multiLevelType w:val="hybridMultilevel"/>
    <w:tmpl w:val="3B54709A"/>
    <w:lvl w:ilvl="0" w:tplc="20C22EE8">
      <w:start w:val="1"/>
      <w:numFmt w:val="bullet"/>
      <w:lvlText w:val="•"/>
      <w:lvlJc w:val="left"/>
      <w:pPr>
        <w:tabs>
          <w:tab w:val="num" w:pos="720"/>
        </w:tabs>
        <w:ind w:left="720" w:hanging="360"/>
      </w:pPr>
      <w:rPr>
        <w:rFonts w:ascii="Arial" w:hAnsi="Arial" w:hint="default"/>
      </w:rPr>
    </w:lvl>
    <w:lvl w:ilvl="1" w:tplc="E7EAAB38">
      <w:numFmt w:val="bullet"/>
      <w:lvlText w:val="–"/>
      <w:lvlJc w:val="left"/>
      <w:pPr>
        <w:tabs>
          <w:tab w:val="num" w:pos="1440"/>
        </w:tabs>
        <w:ind w:left="1440" w:hanging="360"/>
      </w:pPr>
      <w:rPr>
        <w:rFonts w:ascii="Arial" w:hAnsi="Arial" w:hint="default"/>
      </w:rPr>
    </w:lvl>
    <w:lvl w:ilvl="2" w:tplc="1A64C53A" w:tentative="1">
      <w:start w:val="1"/>
      <w:numFmt w:val="bullet"/>
      <w:lvlText w:val="•"/>
      <w:lvlJc w:val="left"/>
      <w:pPr>
        <w:tabs>
          <w:tab w:val="num" w:pos="2160"/>
        </w:tabs>
        <w:ind w:left="2160" w:hanging="360"/>
      </w:pPr>
      <w:rPr>
        <w:rFonts w:ascii="Arial" w:hAnsi="Arial" w:hint="default"/>
      </w:rPr>
    </w:lvl>
    <w:lvl w:ilvl="3" w:tplc="EB2C9A36" w:tentative="1">
      <w:start w:val="1"/>
      <w:numFmt w:val="bullet"/>
      <w:lvlText w:val="•"/>
      <w:lvlJc w:val="left"/>
      <w:pPr>
        <w:tabs>
          <w:tab w:val="num" w:pos="2880"/>
        </w:tabs>
        <w:ind w:left="2880" w:hanging="360"/>
      </w:pPr>
      <w:rPr>
        <w:rFonts w:ascii="Arial" w:hAnsi="Arial" w:hint="default"/>
      </w:rPr>
    </w:lvl>
    <w:lvl w:ilvl="4" w:tplc="79CA9538" w:tentative="1">
      <w:start w:val="1"/>
      <w:numFmt w:val="bullet"/>
      <w:lvlText w:val="•"/>
      <w:lvlJc w:val="left"/>
      <w:pPr>
        <w:tabs>
          <w:tab w:val="num" w:pos="3600"/>
        </w:tabs>
        <w:ind w:left="3600" w:hanging="360"/>
      </w:pPr>
      <w:rPr>
        <w:rFonts w:ascii="Arial" w:hAnsi="Arial" w:hint="default"/>
      </w:rPr>
    </w:lvl>
    <w:lvl w:ilvl="5" w:tplc="2BB2D4D2" w:tentative="1">
      <w:start w:val="1"/>
      <w:numFmt w:val="bullet"/>
      <w:lvlText w:val="•"/>
      <w:lvlJc w:val="left"/>
      <w:pPr>
        <w:tabs>
          <w:tab w:val="num" w:pos="4320"/>
        </w:tabs>
        <w:ind w:left="4320" w:hanging="360"/>
      </w:pPr>
      <w:rPr>
        <w:rFonts w:ascii="Arial" w:hAnsi="Arial" w:hint="default"/>
      </w:rPr>
    </w:lvl>
    <w:lvl w:ilvl="6" w:tplc="1D50E48A" w:tentative="1">
      <w:start w:val="1"/>
      <w:numFmt w:val="bullet"/>
      <w:lvlText w:val="•"/>
      <w:lvlJc w:val="left"/>
      <w:pPr>
        <w:tabs>
          <w:tab w:val="num" w:pos="5040"/>
        </w:tabs>
        <w:ind w:left="5040" w:hanging="360"/>
      </w:pPr>
      <w:rPr>
        <w:rFonts w:ascii="Arial" w:hAnsi="Arial" w:hint="default"/>
      </w:rPr>
    </w:lvl>
    <w:lvl w:ilvl="7" w:tplc="16CCF95C" w:tentative="1">
      <w:start w:val="1"/>
      <w:numFmt w:val="bullet"/>
      <w:lvlText w:val="•"/>
      <w:lvlJc w:val="left"/>
      <w:pPr>
        <w:tabs>
          <w:tab w:val="num" w:pos="5760"/>
        </w:tabs>
        <w:ind w:left="5760" w:hanging="360"/>
      </w:pPr>
      <w:rPr>
        <w:rFonts w:ascii="Arial" w:hAnsi="Arial" w:hint="default"/>
      </w:rPr>
    </w:lvl>
    <w:lvl w:ilvl="8" w:tplc="D594185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35F23573"/>
    <w:multiLevelType w:val="hybridMultilevel"/>
    <w:tmpl w:val="6AACDD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9E705A"/>
    <w:multiLevelType w:val="hybridMultilevel"/>
    <w:tmpl w:val="0D6075A4"/>
    <w:lvl w:ilvl="0" w:tplc="6F022C48">
      <w:start w:val="1"/>
      <w:numFmt w:val="bullet"/>
      <w:lvlText w:val=""/>
      <w:lvlJc w:val="left"/>
      <w:pPr>
        <w:tabs>
          <w:tab w:val="num" w:pos="720"/>
        </w:tabs>
        <w:ind w:left="720" w:hanging="360"/>
      </w:pPr>
      <w:rPr>
        <w:rFonts w:ascii="Symbol" w:hAnsi="Symbol" w:hint="default"/>
      </w:rPr>
    </w:lvl>
    <w:lvl w:ilvl="1" w:tplc="42701902">
      <w:start w:val="1"/>
      <w:numFmt w:val="bullet"/>
      <w:lvlText w:val=""/>
      <w:lvlJc w:val="left"/>
      <w:pPr>
        <w:tabs>
          <w:tab w:val="num" w:pos="1440"/>
        </w:tabs>
        <w:ind w:left="1440" w:hanging="360"/>
      </w:pPr>
      <w:rPr>
        <w:rFonts w:ascii="Symbol" w:hAnsi="Symbol" w:hint="default"/>
      </w:rPr>
    </w:lvl>
    <w:lvl w:ilvl="2" w:tplc="A31C072C" w:tentative="1">
      <w:start w:val="1"/>
      <w:numFmt w:val="bullet"/>
      <w:lvlText w:val=""/>
      <w:lvlJc w:val="left"/>
      <w:pPr>
        <w:tabs>
          <w:tab w:val="num" w:pos="2160"/>
        </w:tabs>
        <w:ind w:left="2160" w:hanging="360"/>
      </w:pPr>
      <w:rPr>
        <w:rFonts w:ascii="Symbol" w:hAnsi="Symbol" w:hint="default"/>
      </w:rPr>
    </w:lvl>
    <w:lvl w:ilvl="3" w:tplc="844CF780" w:tentative="1">
      <w:start w:val="1"/>
      <w:numFmt w:val="bullet"/>
      <w:lvlText w:val=""/>
      <w:lvlJc w:val="left"/>
      <w:pPr>
        <w:tabs>
          <w:tab w:val="num" w:pos="2880"/>
        </w:tabs>
        <w:ind w:left="2880" w:hanging="360"/>
      </w:pPr>
      <w:rPr>
        <w:rFonts w:ascii="Symbol" w:hAnsi="Symbol" w:hint="default"/>
      </w:rPr>
    </w:lvl>
    <w:lvl w:ilvl="4" w:tplc="76225006" w:tentative="1">
      <w:start w:val="1"/>
      <w:numFmt w:val="bullet"/>
      <w:lvlText w:val=""/>
      <w:lvlJc w:val="left"/>
      <w:pPr>
        <w:tabs>
          <w:tab w:val="num" w:pos="3600"/>
        </w:tabs>
        <w:ind w:left="3600" w:hanging="360"/>
      </w:pPr>
      <w:rPr>
        <w:rFonts w:ascii="Symbol" w:hAnsi="Symbol" w:hint="default"/>
      </w:rPr>
    </w:lvl>
    <w:lvl w:ilvl="5" w:tplc="6ABC1E08" w:tentative="1">
      <w:start w:val="1"/>
      <w:numFmt w:val="bullet"/>
      <w:lvlText w:val=""/>
      <w:lvlJc w:val="left"/>
      <w:pPr>
        <w:tabs>
          <w:tab w:val="num" w:pos="4320"/>
        </w:tabs>
        <w:ind w:left="4320" w:hanging="360"/>
      </w:pPr>
      <w:rPr>
        <w:rFonts w:ascii="Symbol" w:hAnsi="Symbol" w:hint="default"/>
      </w:rPr>
    </w:lvl>
    <w:lvl w:ilvl="6" w:tplc="68B0B3C8" w:tentative="1">
      <w:start w:val="1"/>
      <w:numFmt w:val="bullet"/>
      <w:lvlText w:val=""/>
      <w:lvlJc w:val="left"/>
      <w:pPr>
        <w:tabs>
          <w:tab w:val="num" w:pos="5040"/>
        </w:tabs>
        <w:ind w:left="5040" w:hanging="360"/>
      </w:pPr>
      <w:rPr>
        <w:rFonts w:ascii="Symbol" w:hAnsi="Symbol" w:hint="default"/>
      </w:rPr>
    </w:lvl>
    <w:lvl w:ilvl="7" w:tplc="6C685B1C" w:tentative="1">
      <w:start w:val="1"/>
      <w:numFmt w:val="bullet"/>
      <w:lvlText w:val=""/>
      <w:lvlJc w:val="left"/>
      <w:pPr>
        <w:tabs>
          <w:tab w:val="num" w:pos="5760"/>
        </w:tabs>
        <w:ind w:left="5760" w:hanging="360"/>
      </w:pPr>
      <w:rPr>
        <w:rFonts w:ascii="Symbol" w:hAnsi="Symbol" w:hint="default"/>
      </w:rPr>
    </w:lvl>
    <w:lvl w:ilvl="8" w:tplc="9FCE1EBE"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4DEC09DF"/>
    <w:multiLevelType w:val="hybridMultilevel"/>
    <w:tmpl w:val="9FDC5358"/>
    <w:lvl w:ilvl="0" w:tplc="F1A04936">
      <w:start w:val="1"/>
      <w:numFmt w:val="bullet"/>
      <w:lvlText w:val=""/>
      <w:lvlJc w:val="left"/>
      <w:pPr>
        <w:tabs>
          <w:tab w:val="num" w:pos="720"/>
        </w:tabs>
        <w:ind w:left="720" w:hanging="360"/>
      </w:pPr>
      <w:rPr>
        <w:rFonts w:ascii="Symbol" w:hAnsi="Symbol" w:hint="default"/>
      </w:rPr>
    </w:lvl>
    <w:lvl w:ilvl="1" w:tplc="F38E2D68">
      <w:start w:val="1"/>
      <w:numFmt w:val="bullet"/>
      <w:lvlText w:val=""/>
      <w:lvlJc w:val="left"/>
      <w:pPr>
        <w:tabs>
          <w:tab w:val="num" w:pos="1440"/>
        </w:tabs>
        <w:ind w:left="1440" w:hanging="360"/>
      </w:pPr>
      <w:rPr>
        <w:rFonts w:ascii="Symbol" w:hAnsi="Symbol" w:hint="default"/>
      </w:rPr>
    </w:lvl>
    <w:lvl w:ilvl="2" w:tplc="69D68F10" w:tentative="1">
      <w:start w:val="1"/>
      <w:numFmt w:val="bullet"/>
      <w:lvlText w:val=""/>
      <w:lvlJc w:val="left"/>
      <w:pPr>
        <w:tabs>
          <w:tab w:val="num" w:pos="2160"/>
        </w:tabs>
        <w:ind w:left="2160" w:hanging="360"/>
      </w:pPr>
      <w:rPr>
        <w:rFonts w:ascii="Symbol" w:hAnsi="Symbol" w:hint="default"/>
      </w:rPr>
    </w:lvl>
    <w:lvl w:ilvl="3" w:tplc="C540DD62" w:tentative="1">
      <w:start w:val="1"/>
      <w:numFmt w:val="bullet"/>
      <w:lvlText w:val=""/>
      <w:lvlJc w:val="left"/>
      <w:pPr>
        <w:tabs>
          <w:tab w:val="num" w:pos="2880"/>
        </w:tabs>
        <w:ind w:left="2880" w:hanging="360"/>
      </w:pPr>
      <w:rPr>
        <w:rFonts w:ascii="Symbol" w:hAnsi="Symbol" w:hint="default"/>
      </w:rPr>
    </w:lvl>
    <w:lvl w:ilvl="4" w:tplc="B1B60AF4" w:tentative="1">
      <w:start w:val="1"/>
      <w:numFmt w:val="bullet"/>
      <w:lvlText w:val=""/>
      <w:lvlJc w:val="left"/>
      <w:pPr>
        <w:tabs>
          <w:tab w:val="num" w:pos="3600"/>
        </w:tabs>
        <w:ind w:left="3600" w:hanging="360"/>
      </w:pPr>
      <w:rPr>
        <w:rFonts w:ascii="Symbol" w:hAnsi="Symbol" w:hint="default"/>
      </w:rPr>
    </w:lvl>
    <w:lvl w:ilvl="5" w:tplc="AF3C13CE" w:tentative="1">
      <w:start w:val="1"/>
      <w:numFmt w:val="bullet"/>
      <w:lvlText w:val=""/>
      <w:lvlJc w:val="left"/>
      <w:pPr>
        <w:tabs>
          <w:tab w:val="num" w:pos="4320"/>
        </w:tabs>
        <w:ind w:left="4320" w:hanging="360"/>
      </w:pPr>
      <w:rPr>
        <w:rFonts w:ascii="Symbol" w:hAnsi="Symbol" w:hint="default"/>
      </w:rPr>
    </w:lvl>
    <w:lvl w:ilvl="6" w:tplc="16F2A2C6" w:tentative="1">
      <w:start w:val="1"/>
      <w:numFmt w:val="bullet"/>
      <w:lvlText w:val=""/>
      <w:lvlJc w:val="left"/>
      <w:pPr>
        <w:tabs>
          <w:tab w:val="num" w:pos="5040"/>
        </w:tabs>
        <w:ind w:left="5040" w:hanging="360"/>
      </w:pPr>
      <w:rPr>
        <w:rFonts w:ascii="Symbol" w:hAnsi="Symbol" w:hint="default"/>
      </w:rPr>
    </w:lvl>
    <w:lvl w:ilvl="7" w:tplc="F6560B50" w:tentative="1">
      <w:start w:val="1"/>
      <w:numFmt w:val="bullet"/>
      <w:lvlText w:val=""/>
      <w:lvlJc w:val="left"/>
      <w:pPr>
        <w:tabs>
          <w:tab w:val="num" w:pos="5760"/>
        </w:tabs>
        <w:ind w:left="5760" w:hanging="360"/>
      </w:pPr>
      <w:rPr>
        <w:rFonts w:ascii="Symbol" w:hAnsi="Symbol" w:hint="default"/>
      </w:rPr>
    </w:lvl>
    <w:lvl w:ilvl="8" w:tplc="70026270"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5E871A9C"/>
    <w:multiLevelType w:val="hybridMultilevel"/>
    <w:tmpl w:val="2FA658D4"/>
    <w:lvl w:ilvl="0" w:tplc="546E7026">
      <w:start w:val="1"/>
      <w:numFmt w:val="bullet"/>
      <w:lvlText w:val=""/>
      <w:lvlJc w:val="left"/>
      <w:pPr>
        <w:tabs>
          <w:tab w:val="num" w:pos="720"/>
        </w:tabs>
        <w:ind w:left="720" w:hanging="360"/>
      </w:pPr>
      <w:rPr>
        <w:rFonts w:ascii="Symbol" w:hAnsi="Symbol" w:hint="default"/>
      </w:rPr>
    </w:lvl>
    <w:lvl w:ilvl="1" w:tplc="C2BEAF4C">
      <w:start w:val="1"/>
      <w:numFmt w:val="bullet"/>
      <w:lvlText w:val=""/>
      <w:lvlJc w:val="left"/>
      <w:pPr>
        <w:tabs>
          <w:tab w:val="num" w:pos="1440"/>
        </w:tabs>
        <w:ind w:left="1440" w:hanging="360"/>
      </w:pPr>
      <w:rPr>
        <w:rFonts w:ascii="Symbol" w:hAnsi="Symbol" w:hint="default"/>
      </w:rPr>
    </w:lvl>
    <w:lvl w:ilvl="2" w:tplc="76868F1A" w:tentative="1">
      <w:start w:val="1"/>
      <w:numFmt w:val="bullet"/>
      <w:lvlText w:val=""/>
      <w:lvlJc w:val="left"/>
      <w:pPr>
        <w:tabs>
          <w:tab w:val="num" w:pos="2160"/>
        </w:tabs>
        <w:ind w:left="2160" w:hanging="360"/>
      </w:pPr>
      <w:rPr>
        <w:rFonts w:ascii="Symbol" w:hAnsi="Symbol" w:hint="default"/>
      </w:rPr>
    </w:lvl>
    <w:lvl w:ilvl="3" w:tplc="50509B36" w:tentative="1">
      <w:start w:val="1"/>
      <w:numFmt w:val="bullet"/>
      <w:lvlText w:val=""/>
      <w:lvlJc w:val="left"/>
      <w:pPr>
        <w:tabs>
          <w:tab w:val="num" w:pos="2880"/>
        </w:tabs>
        <w:ind w:left="2880" w:hanging="360"/>
      </w:pPr>
      <w:rPr>
        <w:rFonts w:ascii="Symbol" w:hAnsi="Symbol" w:hint="default"/>
      </w:rPr>
    </w:lvl>
    <w:lvl w:ilvl="4" w:tplc="D2B05772" w:tentative="1">
      <w:start w:val="1"/>
      <w:numFmt w:val="bullet"/>
      <w:lvlText w:val=""/>
      <w:lvlJc w:val="left"/>
      <w:pPr>
        <w:tabs>
          <w:tab w:val="num" w:pos="3600"/>
        </w:tabs>
        <w:ind w:left="3600" w:hanging="360"/>
      </w:pPr>
      <w:rPr>
        <w:rFonts w:ascii="Symbol" w:hAnsi="Symbol" w:hint="default"/>
      </w:rPr>
    </w:lvl>
    <w:lvl w:ilvl="5" w:tplc="3350EBDC" w:tentative="1">
      <w:start w:val="1"/>
      <w:numFmt w:val="bullet"/>
      <w:lvlText w:val=""/>
      <w:lvlJc w:val="left"/>
      <w:pPr>
        <w:tabs>
          <w:tab w:val="num" w:pos="4320"/>
        </w:tabs>
        <w:ind w:left="4320" w:hanging="360"/>
      </w:pPr>
      <w:rPr>
        <w:rFonts w:ascii="Symbol" w:hAnsi="Symbol" w:hint="default"/>
      </w:rPr>
    </w:lvl>
    <w:lvl w:ilvl="6" w:tplc="D6BC9544" w:tentative="1">
      <w:start w:val="1"/>
      <w:numFmt w:val="bullet"/>
      <w:lvlText w:val=""/>
      <w:lvlJc w:val="left"/>
      <w:pPr>
        <w:tabs>
          <w:tab w:val="num" w:pos="5040"/>
        </w:tabs>
        <w:ind w:left="5040" w:hanging="360"/>
      </w:pPr>
      <w:rPr>
        <w:rFonts w:ascii="Symbol" w:hAnsi="Symbol" w:hint="default"/>
      </w:rPr>
    </w:lvl>
    <w:lvl w:ilvl="7" w:tplc="D2161AF8" w:tentative="1">
      <w:start w:val="1"/>
      <w:numFmt w:val="bullet"/>
      <w:lvlText w:val=""/>
      <w:lvlJc w:val="left"/>
      <w:pPr>
        <w:tabs>
          <w:tab w:val="num" w:pos="5760"/>
        </w:tabs>
        <w:ind w:left="5760" w:hanging="360"/>
      </w:pPr>
      <w:rPr>
        <w:rFonts w:ascii="Symbol" w:hAnsi="Symbol" w:hint="default"/>
      </w:rPr>
    </w:lvl>
    <w:lvl w:ilvl="8" w:tplc="117C3E60"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5FE06BD0"/>
    <w:multiLevelType w:val="hybridMultilevel"/>
    <w:tmpl w:val="B20CF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59118B"/>
    <w:multiLevelType w:val="hybridMultilevel"/>
    <w:tmpl w:val="56FEDF40"/>
    <w:lvl w:ilvl="0" w:tplc="8BD4E8E6">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86A4C53"/>
    <w:multiLevelType w:val="hybridMultilevel"/>
    <w:tmpl w:val="C5CCAD76"/>
    <w:lvl w:ilvl="0" w:tplc="356CECB0">
      <w:start w:val="1"/>
      <w:numFmt w:val="bullet"/>
      <w:lvlText w:val=""/>
      <w:lvlJc w:val="left"/>
      <w:pPr>
        <w:tabs>
          <w:tab w:val="num" w:pos="720"/>
        </w:tabs>
        <w:ind w:left="720" w:hanging="360"/>
      </w:pPr>
      <w:rPr>
        <w:rFonts w:ascii="Symbol" w:hAnsi="Symbol" w:hint="default"/>
      </w:rPr>
    </w:lvl>
    <w:lvl w:ilvl="1" w:tplc="DD06ED54">
      <w:start w:val="1"/>
      <w:numFmt w:val="bullet"/>
      <w:lvlText w:val=""/>
      <w:lvlJc w:val="left"/>
      <w:pPr>
        <w:tabs>
          <w:tab w:val="num" w:pos="1440"/>
        </w:tabs>
        <w:ind w:left="1440" w:hanging="360"/>
      </w:pPr>
      <w:rPr>
        <w:rFonts w:ascii="Symbol" w:hAnsi="Symbol" w:hint="default"/>
      </w:rPr>
    </w:lvl>
    <w:lvl w:ilvl="2" w:tplc="39B2D07A" w:tentative="1">
      <w:start w:val="1"/>
      <w:numFmt w:val="bullet"/>
      <w:lvlText w:val=""/>
      <w:lvlJc w:val="left"/>
      <w:pPr>
        <w:tabs>
          <w:tab w:val="num" w:pos="2160"/>
        </w:tabs>
        <w:ind w:left="2160" w:hanging="360"/>
      </w:pPr>
      <w:rPr>
        <w:rFonts w:ascii="Symbol" w:hAnsi="Symbol" w:hint="default"/>
      </w:rPr>
    </w:lvl>
    <w:lvl w:ilvl="3" w:tplc="689EFEA4" w:tentative="1">
      <w:start w:val="1"/>
      <w:numFmt w:val="bullet"/>
      <w:lvlText w:val=""/>
      <w:lvlJc w:val="left"/>
      <w:pPr>
        <w:tabs>
          <w:tab w:val="num" w:pos="2880"/>
        </w:tabs>
        <w:ind w:left="2880" w:hanging="360"/>
      </w:pPr>
      <w:rPr>
        <w:rFonts w:ascii="Symbol" w:hAnsi="Symbol" w:hint="default"/>
      </w:rPr>
    </w:lvl>
    <w:lvl w:ilvl="4" w:tplc="6FB26874" w:tentative="1">
      <w:start w:val="1"/>
      <w:numFmt w:val="bullet"/>
      <w:lvlText w:val=""/>
      <w:lvlJc w:val="left"/>
      <w:pPr>
        <w:tabs>
          <w:tab w:val="num" w:pos="3600"/>
        </w:tabs>
        <w:ind w:left="3600" w:hanging="360"/>
      </w:pPr>
      <w:rPr>
        <w:rFonts w:ascii="Symbol" w:hAnsi="Symbol" w:hint="default"/>
      </w:rPr>
    </w:lvl>
    <w:lvl w:ilvl="5" w:tplc="A29CB2EA" w:tentative="1">
      <w:start w:val="1"/>
      <w:numFmt w:val="bullet"/>
      <w:lvlText w:val=""/>
      <w:lvlJc w:val="left"/>
      <w:pPr>
        <w:tabs>
          <w:tab w:val="num" w:pos="4320"/>
        </w:tabs>
        <w:ind w:left="4320" w:hanging="360"/>
      </w:pPr>
      <w:rPr>
        <w:rFonts w:ascii="Symbol" w:hAnsi="Symbol" w:hint="default"/>
      </w:rPr>
    </w:lvl>
    <w:lvl w:ilvl="6" w:tplc="5E06731A" w:tentative="1">
      <w:start w:val="1"/>
      <w:numFmt w:val="bullet"/>
      <w:lvlText w:val=""/>
      <w:lvlJc w:val="left"/>
      <w:pPr>
        <w:tabs>
          <w:tab w:val="num" w:pos="5040"/>
        </w:tabs>
        <w:ind w:left="5040" w:hanging="360"/>
      </w:pPr>
      <w:rPr>
        <w:rFonts w:ascii="Symbol" w:hAnsi="Symbol" w:hint="default"/>
      </w:rPr>
    </w:lvl>
    <w:lvl w:ilvl="7" w:tplc="1F102C26" w:tentative="1">
      <w:start w:val="1"/>
      <w:numFmt w:val="bullet"/>
      <w:lvlText w:val=""/>
      <w:lvlJc w:val="left"/>
      <w:pPr>
        <w:tabs>
          <w:tab w:val="num" w:pos="5760"/>
        </w:tabs>
        <w:ind w:left="5760" w:hanging="360"/>
      </w:pPr>
      <w:rPr>
        <w:rFonts w:ascii="Symbol" w:hAnsi="Symbol" w:hint="default"/>
      </w:rPr>
    </w:lvl>
    <w:lvl w:ilvl="8" w:tplc="05B6933A"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7E3C0D83"/>
    <w:multiLevelType w:val="hybridMultilevel"/>
    <w:tmpl w:val="0E88E39E"/>
    <w:lvl w:ilvl="0" w:tplc="B6EAD1AE">
      <w:start w:val="1"/>
      <w:numFmt w:val="bullet"/>
      <w:lvlText w:val=""/>
      <w:lvlJc w:val="left"/>
      <w:pPr>
        <w:tabs>
          <w:tab w:val="num" w:pos="720"/>
        </w:tabs>
        <w:ind w:left="720" w:hanging="360"/>
      </w:pPr>
      <w:rPr>
        <w:rFonts w:ascii="Symbol" w:hAnsi="Symbol" w:hint="default"/>
      </w:rPr>
    </w:lvl>
    <w:lvl w:ilvl="1" w:tplc="B2C011C2">
      <w:start w:val="1"/>
      <w:numFmt w:val="bullet"/>
      <w:lvlText w:val=""/>
      <w:lvlJc w:val="left"/>
      <w:pPr>
        <w:tabs>
          <w:tab w:val="num" w:pos="1440"/>
        </w:tabs>
        <w:ind w:left="1440" w:hanging="360"/>
      </w:pPr>
      <w:rPr>
        <w:rFonts w:ascii="Symbol" w:hAnsi="Symbol" w:hint="default"/>
      </w:rPr>
    </w:lvl>
    <w:lvl w:ilvl="2" w:tplc="BB28780A" w:tentative="1">
      <w:start w:val="1"/>
      <w:numFmt w:val="bullet"/>
      <w:lvlText w:val=""/>
      <w:lvlJc w:val="left"/>
      <w:pPr>
        <w:tabs>
          <w:tab w:val="num" w:pos="2160"/>
        </w:tabs>
        <w:ind w:left="2160" w:hanging="360"/>
      </w:pPr>
      <w:rPr>
        <w:rFonts w:ascii="Symbol" w:hAnsi="Symbol" w:hint="default"/>
      </w:rPr>
    </w:lvl>
    <w:lvl w:ilvl="3" w:tplc="A404C4DC" w:tentative="1">
      <w:start w:val="1"/>
      <w:numFmt w:val="bullet"/>
      <w:lvlText w:val=""/>
      <w:lvlJc w:val="left"/>
      <w:pPr>
        <w:tabs>
          <w:tab w:val="num" w:pos="2880"/>
        </w:tabs>
        <w:ind w:left="2880" w:hanging="360"/>
      </w:pPr>
      <w:rPr>
        <w:rFonts w:ascii="Symbol" w:hAnsi="Symbol" w:hint="default"/>
      </w:rPr>
    </w:lvl>
    <w:lvl w:ilvl="4" w:tplc="CDEE9FA8" w:tentative="1">
      <w:start w:val="1"/>
      <w:numFmt w:val="bullet"/>
      <w:lvlText w:val=""/>
      <w:lvlJc w:val="left"/>
      <w:pPr>
        <w:tabs>
          <w:tab w:val="num" w:pos="3600"/>
        </w:tabs>
        <w:ind w:left="3600" w:hanging="360"/>
      </w:pPr>
      <w:rPr>
        <w:rFonts w:ascii="Symbol" w:hAnsi="Symbol" w:hint="default"/>
      </w:rPr>
    </w:lvl>
    <w:lvl w:ilvl="5" w:tplc="833E4898" w:tentative="1">
      <w:start w:val="1"/>
      <w:numFmt w:val="bullet"/>
      <w:lvlText w:val=""/>
      <w:lvlJc w:val="left"/>
      <w:pPr>
        <w:tabs>
          <w:tab w:val="num" w:pos="4320"/>
        </w:tabs>
        <w:ind w:left="4320" w:hanging="360"/>
      </w:pPr>
      <w:rPr>
        <w:rFonts w:ascii="Symbol" w:hAnsi="Symbol" w:hint="default"/>
      </w:rPr>
    </w:lvl>
    <w:lvl w:ilvl="6" w:tplc="49B0550A" w:tentative="1">
      <w:start w:val="1"/>
      <w:numFmt w:val="bullet"/>
      <w:lvlText w:val=""/>
      <w:lvlJc w:val="left"/>
      <w:pPr>
        <w:tabs>
          <w:tab w:val="num" w:pos="5040"/>
        </w:tabs>
        <w:ind w:left="5040" w:hanging="360"/>
      </w:pPr>
      <w:rPr>
        <w:rFonts w:ascii="Symbol" w:hAnsi="Symbol" w:hint="default"/>
      </w:rPr>
    </w:lvl>
    <w:lvl w:ilvl="7" w:tplc="DDAE03AC" w:tentative="1">
      <w:start w:val="1"/>
      <w:numFmt w:val="bullet"/>
      <w:lvlText w:val=""/>
      <w:lvlJc w:val="left"/>
      <w:pPr>
        <w:tabs>
          <w:tab w:val="num" w:pos="5760"/>
        </w:tabs>
        <w:ind w:left="5760" w:hanging="360"/>
      </w:pPr>
      <w:rPr>
        <w:rFonts w:ascii="Symbol" w:hAnsi="Symbol" w:hint="default"/>
      </w:rPr>
    </w:lvl>
    <w:lvl w:ilvl="8" w:tplc="20F4BCB0" w:tentative="1">
      <w:start w:val="1"/>
      <w:numFmt w:val="bullet"/>
      <w:lvlText w:val=""/>
      <w:lvlJc w:val="left"/>
      <w:pPr>
        <w:tabs>
          <w:tab w:val="num" w:pos="6480"/>
        </w:tabs>
        <w:ind w:left="6480" w:hanging="360"/>
      </w:pPr>
      <w:rPr>
        <w:rFonts w:ascii="Symbol" w:hAnsi="Symbol" w:hint="default"/>
      </w:rPr>
    </w:lvl>
  </w:abstractNum>
  <w:num w:numId="1">
    <w:abstractNumId w:val="2"/>
  </w:num>
  <w:num w:numId="2">
    <w:abstractNumId w:val="7"/>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3"/>
  </w:num>
  <w:num w:numId="15">
    <w:abstractNumId w:val="5"/>
  </w:num>
  <w:num w:numId="16">
    <w:abstractNumId w:val="8"/>
  </w:num>
  <w:num w:numId="17">
    <w:abstractNumId w:val="9"/>
  </w:num>
  <w:num w:numId="18">
    <w:abstractNumId w:val="4"/>
  </w:num>
  <w:num w:numId="19">
    <w:abstractNumId w:val="0"/>
  </w:num>
  <w:num w:numId="20">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Ong, Lyndon">
    <w15:presenceInfo w15:providerId="AD" w15:userId="S-1-5-21-1430258361-1694510044-2044928816-1414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697D"/>
    <w:rsid w:val="00041B0C"/>
    <w:rsid w:val="000D1278"/>
    <w:rsid w:val="001323DF"/>
    <w:rsid w:val="0013697D"/>
    <w:rsid w:val="00142BE7"/>
    <w:rsid w:val="00183D78"/>
    <w:rsid w:val="001C4E1E"/>
    <w:rsid w:val="001D01DE"/>
    <w:rsid w:val="002C3CA9"/>
    <w:rsid w:val="002D461C"/>
    <w:rsid w:val="003161BC"/>
    <w:rsid w:val="003246AB"/>
    <w:rsid w:val="00356AA2"/>
    <w:rsid w:val="003837D8"/>
    <w:rsid w:val="003E308C"/>
    <w:rsid w:val="00401B40"/>
    <w:rsid w:val="004069F9"/>
    <w:rsid w:val="00462485"/>
    <w:rsid w:val="004A09F8"/>
    <w:rsid w:val="00564C6D"/>
    <w:rsid w:val="00566D30"/>
    <w:rsid w:val="00585DDD"/>
    <w:rsid w:val="0059765A"/>
    <w:rsid w:val="005D20EE"/>
    <w:rsid w:val="005E5CBA"/>
    <w:rsid w:val="0060014D"/>
    <w:rsid w:val="00633E18"/>
    <w:rsid w:val="0066791C"/>
    <w:rsid w:val="00720556"/>
    <w:rsid w:val="00755F4B"/>
    <w:rsid w:val="00770D78"/>
    <w:rsid w:val="007F31A1"/>
    <w:rsid w:val="007F5835"/>
    <w:rsid w:val="0080059F"/>
    <w:rsid w:val="0081455D"/>
    <w:rsid w:val="0082477C"/>
    <w:rsid w:val="008A27D6"/>
    <w:rsid w:val="008A28A3"/>
    <w:rsid w:val="00970635"/>
    <w:rsid w:val="0099034E"/>
    <w:rsid w:val="009F5063"/>
    <w:rsid w:val="00A432B7"/>
    <w:rsid w:val="00A8233F"/>
    <w:rsid w:val="00A9178F"/>
    <w:rsid w:val="00AB0CB9"/>
    <w:rsid w:val="00AC7050"/>
    <w:rsid w:val="00AD3AB2"/>
    <w:rsid w:val="00AD4936"/>
    <w:rsid w:val="00B02058"/>
    <w:rsid w:val="00B03B68"/>
    <w:rsid w:val="00B32936"/>
    <w:rsid w:val="00B40886"/>
    <w:rsid w:val="00B4471E"/>
    <w:rsid w:val="00BC21A3"/>
    <w:rsid w:val="00BE0301"/>
    <w:rsid w:val="00C04048"/>
    <w:rsid w:val="00C2295C"/>
    <w:rsid w:val="00C47D6B"/>
    <w:rsid w:val="00C65D64"/>
    <w:rsid w:val="00C876E3"/>
    <w:rsid w:val="00CB7958"/>
    <w:rsid w:val="00D06479"/>
    <w:rsid w:val="00D26CA6"/>
    <w:rsid w:val="00D94849"/>
    <w:rsid w:val="00DC3C70"/>
    <w:rsid w:val="00E11474"/>
    <w:rsid w:val="00E30267"/>
    <w:rsid w:val="00E51DFF"/>
    <w:rsid w:val="00E81E43"/>
    <w:rsid w:val="00ED3355"/>
    <w:rsid w:val="00EE59EE"/>
    <w:rsid w:val="00F75A10"/>
    <w:rsid w:val="00F94491"/>
    <w:rsid w:val="00FD42D1"/>
    <w:rsid w:val="00FD4650"/>
    <w:rsid w:val="00FE339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73BBF81"/>
  <w15:docId w15:val="{61C1D52C-F471-4ED2-9BCE-059945D52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C4E1E"/>
  </w:style>
  <w:style w:type="paragraph" w:styleId="Heading1">
    <w:name w:val="heading 1"/>
    <w:basedOn w:val="Normal"/>
    <w:next w:val="Normal"/>
    <w:link w:val="Heading1Char"/>
    <w:uiPriority w:val="9"/>
    <w:qFormat/>
    <w:rsid w:val="001C4E1E"/>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1C4E1E"/>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1C4E1E"/>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1C4E1E"/>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1C4E1E"/>
    <w:pPr>
      <w:keepNext/>
      <w:keepLines/>
      <w:numPr>
        <w:ilvl w:val="4"/>
        <w:numId w:val="12"/>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rsid w:val="001C4E1E"/>
    <w:pPr>
      <w:keepNext/>
      <w:keepLines/>
      <w:numPr>
        <w:ilvl w:val="5"/>
        <w:numId w:val="12"/>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1C4E1E"/>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C4E1E"/>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4E1E"/>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697D"/>
    <w:pPr>
      <w:ind w:left="720"/>
      <w:contextualSpacing/>
    </w:pPr>
  </w:style>
  <w:style w:type="paragraph" w:styleId="BalloonText">
    <w:name w:val="Balloon Text"/>
    <w:basedOn w:val="Normal"/>
    <w:link w:val="BalloonTextChar"/>
    <w:uiPriority w:val="99"/>
    <w:semiHidden/>
    <w:unhideWhenUsed/>
    <w:rsid w:val="00F75A10"/>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75A10"/>
    <w:rPr>
      <w:rFonts w:ascii="Lucida Grande" w:hAnsi="Lucida Grande" w:cs="Lucida Grande"/>
      <w:sz w:val="18"/>
      <w:szCs w:val="18"/>
    </w:rPr>
  </w:style>
  <w:style w:type="character" w:customStyle="1" w:styleId="Heading1Char">
    <w:name w:val="Heading 1 Char"/>
    <w:basedOn w:val="DefaultParagraphFont"/>
    <w:link w:val="Heading1"/>
    <w:uiPriority w:val="9"/>
    <w:rsid w:val="001C4E1E"/>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1C4E1E"/>
    <w:rPr>
      <w:rFonts w:asciiTheme="majorHAnsi" w:eastAsiaTheme="majorEastAsia" w:hAnsiTheme="majorHAnsi" w:cstheme="majorBidi"/>
      <w:b/>
      <w:bCs/>
      <w:smallCaps/>
      <w:color w:val="000000" w:themeColor="text1"/>
      <w:sz w:val="28"/>
      <w:szCs w:val="28"/>
    </w:rPr>
  </w:style>
  <w:style w:type="paragraph" w:styleId="Title">
    <w:name w:val="Title"/>
    <w:basedOn w:val="Normal"/>
    <w:next w:val="Normal"/>
    <w:link w:val="TitleChar"/>
    <w:uiPriority w:val="10"/>
    <w:qFormat/>
    <w:rsid w:val="001C4E1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1C4E1E"/>
    <w:rPr>
      <w:rFonts w:asciiTheme="majorHAnsi" w:eastAsiaTheme="majorEastAsia" w:hAnsiTheme="majorHAnsi" w:cstheme="majorBidi"/>
      <w:color w:val="000000" w:themeColor="text1"/>
      <w:sz w:val="56"/>
      <w:szCs w:val="56"/>
    </w:rPr>
  </w:style>
  <w:style w:type="character" w:customStyle="1" w:styleId="Heading3Char">
    <w:name w:val="Heading 3 Char"/>
    <w:basedOn w:val="DefaultParagraphFont"/>
    <w:link w:val="Heading3"/>
    <w:uiPriority w:val="9"/>
    <w:rsid w:val="001C4E1E"/>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1C4E1E"/>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1C4E1E"/>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semiHidden/>
    <w:rsid w:val="001C4E1E"/>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semiHidden/>
    <w:rsid w:val="001C4E1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C4E1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C4E1E"/>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1C4E1E"/>
    <w:pPr>
      <w:spacing w:after="200" w:line="240" w:lineRule="auto"/>
    </w:pPr>
    <w:rPr>
      <w:i/>
      <w:iCs/>
      <w:color w:val="1F497D" w:themeColor="text2"/>
      <w:sz w:val="18"/>
      <w:szCs w:val="18"/>
    </w:rPr>
  </w:style>
  <w:style w:type="paragraph" w:styleId="Subtitle">
    <w:name w:val="Subtitle"/>
    <w:basedOn w:val="Normal"/>
    <w:next w:val="Normal"/>
    <w:link w:val="SubtitleChar"/>
    <w:uiPriority w:val="11"/>
    <w:qFormat/>
    <w:rsid w:val="001C4E1E"/>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1C4E1E"/>
    <w:rPr>
      <w:color w:val="5A5A5A" w:themeColor="text1" w:themeTint="A5"/>
      <w:spacing w:val="10"/>
    </w:rPr>
  </w:style>
  <w:style w:type="character" w:styleId="Strong">
    <w:name w:val="Strong"/>
    <w:basedOn w:val="DefaultParagraphFont"/>
    <w:uiPriority w:val="22"/>
    <w:qFormat/>
    <w:rsid w:val="001C4E1E"/>
    <w:rPr>
      <w:b/>
      <w:bCs/>
      <w:color w:val="000000" w:themeColor="text1"/>
    </w:rPr>
  </w:style>
  <w:style w:type="character" w:styleId="Emphasis">
    <w:name w:val="Emphasis"/>
    <w:basedOn w:val="DefaultParagraphFont"/>
    <w:uiPriority w:val="20"/>
    <w:qFormat/>
    <w:rsid w:val="001C4E1E"/>
    <w:rPr>
      <w:i/>
      <w:iCs/>
      <w:color w:val="auto"/>
    </w:rPr>
  </w:style>
  <w:style w:type="paragraph" w:styleId="NoSpacing">
    <w:name w:val="No Spacing"/>
    <w:uiPriority w:val="1"/>
    <w:qFormat/>
    <w:rsid w:val="001C4E1E"/>
    <w:pPr>
      <w:spacing w:after="0" w:line="240" w:lineRule="auto"/>
    </w:pPr>
  </w:style>
  <w:style w:type="paragraph" w:styleId="Quote">
    <w:name w:val="Quote"/>
    <w:basedOn w:val="Normal"/>
    <w:next w:val="Normal"/>
    <w:link w:val="QuoteChar"/>
    <w:uiPriority w:val="29"/>
    <w:qFormat/>
    <w:rsid w:val="001C4E1E"/>
    <w:pPr>
      <w:spacing w:before="160"/>
      <w:ind w:left="720" w:right="720"/>
    </w:pPr>
    <w:rPr>
      <w:i/>
      <w:iCs/>
      <w:color w:val="000000" w:themeColor="text1"/>
    </w:rPr>
  </w:style>
  <w:style w:type="character" w:customStyle="1" w:styleId="QuoteChar">
    <w:name w:val="Quote Char"/>
    <w:basedOn w:val="DefaultParagraphFont"/>
    <w:link w:val="Quote"/>
    <w:uiPriority w:val="29"/>
    <w:rsid w:val="001C4E1E"/>
    <w:rPr>
      <w:i/>
      <w:iCs/>
      <w:color w:val="000000" w:themeColor="text1"/>
    </w:rPr>
  </w:style>
  <w:style w:type="paragraph" w:styleId="IntenseQuote">
    <w:name w:val="Intense Quote"/>
    <w:basedOn w:val="Normal"/>
    <w:next w:val="Normal"/>
    <w:link w:val="IntenseQuoteChar"/>
    <w:uiPriority w:val="30"/>
    <w:qFormat/>
    <w:rsid w:val="001C4E1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1C4E1E"/>
    <w:rPr>
      <w:color w:val="000000" w:themeColor="text1"/>
      <w:shd w:val="clear" w:color="auto" w:fill="F2F2F2" w:themeFill="background1" w:themeFillShade="F2"/>
    </w:rPr>
  </w:style>
  <w:style w:type="character" w:styleId="SubtleEmphasis">
    <w:name w:val="Subtle Emphasis"/>
    <w:basedOn w:val="DefaultParagraphFont"/>
    <w:uiPriority w:val="19"/>
    <w:qFormat/>
    <w:rsid w:val="001C4E1E"/>
    <w:rPr>
      <w:i/>
      <w:iCs/>
      <w:color w:val="404040" w:themeColor="text1" w:themeTint="BF"/>
    </w:rPr>
  </w:style>
  <w:style w:type="character" w:styleId="IntenseEmphasis">
    <w:name w:val="Intense Emphasis"/>
    <w:basedOn w:val="DefaultParagraphFont"/>
    <w:uiPriority w:val="21"/>
    <w:qFormat/>
    <w:rsid w:val="001C4E1E"/>
    <w:rPr>
      <w:b/>
      <w:bCs/>
      <w:i/>
      <w:iCs/>
      <w:caps/>
    </w:rPr>
  </w:style>
  <w:style w:type="character" w:styleId="SubtleReference">
    <w:name w:val="Subtle Reference"/>
    <w:basedOn w:val="DefaultParagraphFont"/>
    <w:uiPriority w:val="31"/>
    <w:qFormat/>
    <w:rsid w:val="001C4E1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C4E1E"/>
    <w:rPr>
      <w:b/>
      <w:bCs/>
      <w:smallCaps/>
      <w:u w:val="single"/>
    </w:rPr>
  </w:style>
  <w:style w:type="character" w:styleId="BookTitle">
    <w:name w:val="Book Title"/>
    <w:basedOn w:val="DefaultParagraphFont"/>
    <w:uiPriority w:val="33"/>
    <w:qFormat/>
    <w:rsid w:val="001C4E1E"/>
    <w:rPr>
      <w:b w:val="0"/>
      <w:bCs w:val="0"/>
      <w:smallCaps/>
      <w:spacing w:val="5"/>
    </w:rPr>
  </w:style>
  <w:style w:type="paragraph" w:styleId="TOCHeading">
    <w:name w:val="TOC Heading"/>
    <w:basedOn w:val="Heading1"/>
    <w:next w:val="Normal"/>
    <w:uiPriority w:val="39"/>
    <w:semiHidden/>
    <w:unhideWhenUsed/>
    <w:qFormat/>
    <w:rsid w:val="001C4E1E"/>
    <w:pPr>
      <w:outlineLvl w:val="9"/>
    </w:pPr>
  </w:style>
  <w:style w:type="character" w:styleId="Hyperlink">
    <w:name w:val="Hyperlink"/>
    <w:basedOn w:val="DefaultParagraphFont"/>
    <w:uiPriority w:val="99"/>
    <w:unhideWhenUsed/>
    <w:rsid w:val="00B02058"/>
    <w:rPr>
      <w:color w:val="0000FF" w:themeColor="hyperlink"/>
      <w:u w:val="single"/>
    </w:rPr>
  </w:style>
  <w:style w:type="paragraph" w:customStyle="1" w:styleId="Code">
    <w:name w:val="Code"/>
    <w:basedOn w:val="IntenseQuote"/>
    <w:next w:val="Quote"/>
    <w:link w:val="CodeCar"/>
    <w:qFormat/>
    <w:rsid w:val="00E81E43"/>
    <w:pPr>
      <w:jc w:val="left"/>
    </w:pPr>
  </w:style>
  <w:style w:type="character" w:customStyle="1" w:styleId="CodeCar">
    <w:name w:val="Code Car"/>
    <w:basedOn w:val="IntenseQuoteChar"/>
    <w:link w:val="Code"/>
    <w:rsid w:val="00E81E43"/>
    <w:rPr>
      <w:color w:val="000000" w:themeColor="text1"/>
      <w:shd w:val="clear" w:color="auto" w:fill="F2F2F2" w:themeFill="background1" w:themeFillShade="F2"/>
    </w:rPr>
  </w:style>
  <w:style w:type="character" w:styleId="CommentReference">
    <w:name w:val="annotation reference"/>
    <w:basedOn w:val="DefaultParagraphFont"/>
    <w:uiPriority w:val="99"/>
    <w:semiHidden/>
    <w:unhideWhenUsed/>
    <w:rsid w:val="00D94849"/>
    <w:rPr>
      <w:sz w:val="16"/>
      <w:szCs w:val="16"/>
    </w:rPr>
  </w:style>
  <w:style w:type="paragraph" w:styleId="CommentText">
    <w:name w:val="annotation text"/>
    <w:basedOn w:val="Normal"/>
    <w:link w:val="CommentTextChar"/>
    <w:uiPriority w:val="99"/>
    <w:semiHidden/>
    <w:unhideWhenUsed/>
    <w:rsid w:val="00D94849"/>
    <w:pPr>
      <w:spacing w:line="240" w:lineRule="auto"/>
    </w:pPr>
    <w:rPr>
      <w:sz w:val="20"/>
      <w:szCs w:val="20"/>
    </w:rPr>
  </w:style>
  <w:style w:type="character" w:customStyle="1" w:styleId="CommentTextChar">
    <w:name w:val="Comment Text Char"/>
    <w:basedOn w:val="DefaultParagraphFont"/>
    <w:link w:val="CommentText"/>
    <w:uiPriority w:val="99"/>
    <w:semiHidden/>
    <w:rsid w:val="00D94849"/>
    <w:rPr>
      <w:sz w:val="20"/>
      <w:szCs w:val="20"/>
    </w:rPr>
  </w:style>
  <w:style w:type="paragraph" w:styleId="CommentSubject">
    <w:name w:val="annotation subject"/>
    <w:basedOn w:val="CommentText"/>
    <w:next w:val="CommentText"/>
    <w:link w:val="CommentSubjectChar"/>
    <w:uiPriority w:val="99"/>
    <w:semiHidden/>
    <w:unhideWhenUsed/>
    <w:rsid w:val="00D94849"/>
    <w:rPr>
      <w:b/>
      <w:bCs/>
    </w:rPr>
  </w:style>
  <w:style w:type="character" w:customStyle="1" w:styleId="CommentSubjectChar">
    <w:name w:val="Comment Subject Char"/>
    <w:basedOn w:val="CommentTextChar"/>
    <w:link w:val="CommentSubject"/>
    <w:uiPriority w:val="99"/>
    <w:semiHidden/>
    <w:rsid w:val="00D94849"/>
    <w:rPr>
      <w:b/>
      <w:bCs/>
      <w:sz w:val="20"/>
      <w:szCs w:val="20"/>
    </w:rPr>
  </w:style>
  <w:style w:type="paragraph" w:styleId="Revision">
    <w:name w:val="Revision"/>
    <w:hidden/>
    <w:uiPriority w:val="99"/>
    <w:semiHidden/>
    <w:rsid w:val="00D9484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255035">
      <w:bodyDiv w:val="1"/>
      <w:marLeft w:val="0"/>
      <w:marRight w:val="0"/>
      <w:marTop w:val="0"/>
      <w:marBottom w:val="0"/>
      <w:divBdr>
        <w:top w:val="none" w:sz="0" w:space="0" w:color="auto"/>
        <w:left w:val="none" w:sz="0" w:space="0" w:color="auto"/>
        <w:bottom w:val="none" w:sz="0" w:space="0" w:color="auto"/>
        <w:right w:val="none" w:sz="0" w:space="0" w:color="auto"/>
      </w:divBdr>
      <w:divsChild>
        <w:div w:id="1904900688">
          <w:marLeft w:val="1166"/>
          <w:marRight w:val="0"/>
          <w:marTop w:val="120"/>
          <w:marBottom w:val="40"/>
          <w:divBdr>
            <w:top w:val="none" w:sz="0" w:space="0" w:color="auto"/>
            <w:left w:val="none" w:sz="0" w:space="0" w:color="auto"/>
            <w:bottom w:val="none" w:sz="0" w:space="0" w:color="auto"/>
            <w:right w:val="none" w:sz="0" w:space="0" w:color="auto"/>
          </w:divBdr>
        </w:div>
      </w:divsChild>
    </w:div>
    <w:div w:id="341050464">
      <w:bodyDiv w:val="1"/>
      <w:marLeft w:val="0"/>
      <w:marRight w:val="0"/>
      <w:marTop w:val="0"/>
      <w:marBottom w:val="0"/>
      <w:divBdr>
        <w:top w:val="none" w:sz="0" w:space="0" w:color="auto"/>
        <w:left w:val="none" w:sz="0" w:space="0" w:color="auto"/>
        <w:bottom w:val="none" w:sz="0" w:space="0" w:color="auto"/>
        <w:right w:val="none" w:sz="0" w:space="0" w:color="auto"/>
      </w:divBdr>
      <w:divsChild>
        <w:div w:id="1255096044">
          <w:marLeft w:val="1166"/>
          <w:marRight w:val="0"/>
          <w:marTop w:val="120"/>
          <w:marBottom w:val="40"/>
          <w:divBdr>
            <w:top w:val="none" w:sz="0" w:space="0" w:color="auto"/>
            <w:left w:val="none" w:sz="0" w:space="0" w:color="auto"/>
            <w:bottom w:val="none" w:sz="0" w:space="0" w:color="auto"/>
            <w:right w:val="none" w:sz="0" w:space="0" w:color="auto"/>
          </w:divBdr>
        </w:div>
        <w:div w:id="1575815002">
          <w:marLeft w:val="1166"/>
          <w:marRight w:val="0"/>
          <w:marTop w:val="120"/>
          <w:marBottom w:val="40"/>
          <w:divBdr>
            <w:top w:val="none" w:sz="0" w:space="0" w:color="auto"/>
            <w:left w:val="none" w:sz="0" w:space="0" w:color="auto"/>
            <w:bottom w:val="none" w:sz="0" w:space="0" w:color="auto"/>
            <w:right w:val="none" w:sz="0" w:space="0" w:color="auto"/>
          </w:divBdr>
        </w:div>
      </w:divsChild>
    </w:div>
    <w:div w:id="1161651754">
      <w:bodyDiv w:val="1"/>
      <w:marLeft w:val="0"/>
      <w:marRight w:val="0"/>
      <w:marTop w:val="0"/>
      <w:marBottom w:val="0"/>
      <w:divBdr>
        <w:top w:val="none" w:sz="0" w:space="0" w:color="auto"/>
        <w:left w:val="none" w:sz="0" w:space="0" w:color="auto"/>
        <w:bottom w:val="none" w:sz="0" w:space="0" w:color="auto"/>
        <w:right w:val="none" w:sz="0" w:space="0" w:color="auto"/>
      </w:divBdr>
      <w:divsChild>
        <w:div w:id="1864592902">
          <w:marLeft w:val="547"/>
          <w:marRight w:val="0"/>
          <w:marTop w:val="96"/>
          <w:marBottom w:val="0"/>
          <w:divBdr>
            <w:top w:val="none" w:sz="0" w:space="0" w:color="auto"/>
            <w:left w:val="none" w:sz="0" w:space="0" w:color="auto"/>
            <w:bottom w:val="none" w:sz="0" w:space="0" w:color="auto"/>
            <w:right w:val="none" w:sz="0" w:space="0" w:color="auto"/>
          </w:divBdr>
        </w:div>
        <w:div w:id="1856262054">
          <w:marLeft w:val="1166"/>
          <w:marRight w:val="0"/>
          <w:marTop w:val="96"/>
          <w:marBottom w:val="0"/>
          <w:divBdr>
            <w:top w:val="none" w:sz="0" w:space="0" w:color="auto"/>
            <w:left w:val="none" w:sz="0" w:space="0" w:color="auto"/>
            <w:bottom w:val="none" w:sz="0" w:space="0" w:color="auto"/>
            <w:right w:val="none" w:sz="0" w:space="0" w:color="auto"/>
          </w:divBdr>
        </w:div>
        <w:div w:id="105388385">
          <w:marLeft w:val="1166"/>
          <w:marRight w:val="0"/>
          <w:marTop w:val="96"/>
          <w:marBottom w:val="0"/>
          <w:divBdr>
            <w:top w:val="none" w:sz="0" w:space="0" w:color="auto"/>
            <w:left w:val="none" w:sz="0" w:space="0" w:color="auto"/>
            <w:bottom w:val="none" w:sz="0" w:space="0" w:color="auto"/>
            <w:right w:val="none" w:sz="0" w:space="0" w:color="auto"/>
          </w:divBdr>
        </w:div>
        <w:div w:id="751858345">
          <w:marLeft w:val="547"/>
          <w:marRight w:val="0"/>
          <w:marTop w:val="96"/>
          <w:marBottom w:val="0"/>
          <w:divBdr>
            <w:top w:val="none" w:sz="0" w:space="0" w:color="auto"/>
            <w:left w:val="none" w:sz="0" w:space="0" w:color="auto"/>
            <w:bottom w:val="none" w:sz="0" w:space="0" w:color="auto"/>
            <w:right w:val="none" w:sz="0" w:space="0" w:color="auto"/>
          </w:divBdr>
        </w:div>
        <w:div w:id="1167330405">
          <w:marLeft w:val="1166"/>
          <w:marRight w:val="0"/>
          <w:marTop w:val="96"/>
          <w:marBottom w:val="0"/>
          <w:divBdr>
            <w:top w:val="none" w:sz="0" w:space="0" w:color="auto"/>
            <w:left w:val="none" w:sz="0" w:space="0" w:color="auto"/>
            <w:bottom w:val="none" w:sz="0" w:space="0" w:color="auto"/>
            <w:right w:val="none" w:sz="0" w:space="0" w:color="auto"/>
          </w:divBdr>
        </w:div>
        <w:div w:id="1005859148">
          <w:marLeft w:val="1166"/>
          <w:marRight w:val="0"/>
          <w:marTop w:val="96"/>
          <w:marBottom w:val="0"/>
          <w:divBdr>
            <w:top w:val="none" w:sz="0" w:space="0" w:color="auto"/>
            <w:left w:val="none" w:sz="0" w:space="0" w:color="auto"/>
            <w:bottom w:val="none" w:sz="0" w:space="0" w:color="auto"/>
            <w:right w:val="none" w:sz="0" w:space="0" w:color="auto"/>
          </w:divBdr>
        </w:div>
        <w:div w:id="2142531704">
          <w:marLeft w:val="1166"/>
          <w:marRight w:val="0"/>
          <w:marTop w:val="96"/>
          <w:marBottom w:val="0"/>
          <w:divBdr>
            <w:top w:val="none" w:sz="0" w:space="0" w:color="auto"/>
            <w:left w:val="none" w:sz="0" w:space="0" w:color="auto"/>
            <w:bottom w:val="none" w:sz="0" w:space="0" w:color="auto"/>
            <w:right w:val="none" w:sz="0" w:space="0" w:color="auto"/>
          </w:divBdr>
        </w:div>
        <w:div w:id="1363554086">
          <w:marLeft w:val="547"/>
          <w:marRight w:val="0"/>
          <w:marTop w:val="96"/>
          <w:marBottom w:val="0"/>
          <w:divBdr>
            <w:top w:val="none" w:sz="0" w:space="0" w:color="auto"/>
            <w:left w:val="none" w:sz="0" w:space="0" w:color="auto"/>
            <w:bottom w:val="none" w:sz="0" w:space="0" w:color="auto"/>
            <w:right w:val="none" w:sz="0" w:space="0" w:color="auto"/>
          </w:divBdr>
        </w:div>
        <w:div w:id="1079208632">
          <w:marLeft w:val="547"/>
          <w:marRight w:val="0"/>
          <w:marTop w:val="96"/>
          <w:marBottom w:val="0"/>
          <w:divBdr>
            <w:top w:val="none" w:sz="0" w:space="0" w:color="auto"/>
            <w:left w:val="none" w:sz="0" w:space="0" w:color="auto"/>
            <w:bottom w:val="none" w:sz="0" w:space="0" w:color="auto"/>
            <w:right w:val="none" w:sz="0" w:space="0" w:color="auto"/>
          </w:divBdr>
        </w:div>
      </w:divsChild>
    </w:div>
    <w:div w:id="1208103630">
      <w:bodyDiv w:val="1"/>
      <w:marLeft w:val="0"/>
      <w:marRight w:val="0"/>
      <w:marTop w:val="0"/>
      <w:marBottom w:val="0"/>
      <w:divBdr>
        <w:top w:val="none" w:sz="0" w:space="0" w:color="auto"/>
        <w:left w:val="none" w:sz="0" w:space="0" w:color="auto"/>
        <w:bottom w:val="none" w:sz="0" w:space="0" w:color="auto"/>
        <w:right w:val="none" w:sz="0" w:space="0" w:color="auto"/>
      </w:divBdr>
      <w:divsChild>
        <w:div w:id="1496409606">
          <w:marLeft w:val="1166"/>
          <w:marRight w:val="0"/>
          <w:marTop w:val="120"/>
          <w:marBottom w:val="40"/>
          <w:divBdr>
            <w:top w:val="none" w:sz="0" w:space="0" w:color="auto"/>
            <w:left w:val="none" w:sz="0" w:space="0" w:color="auto"/>
            <w:bottom w:val="none" w:sz="0" w:space="0" w:color="auto"/>
            <w:right w:val="none" w:sz="0" w:space="0" w:color="auto"/>
          </w:divBdr>
        </w:div>
        <w:div w:id="140775534">
          <w:marLeft w:val="1166"/>
          <w:marRight w:val="0"/>
          <w:marTop w:val="120"/>
          <w:marBottom w:val="40"/>
          <w:divBdr>
            <w:top w:val="none" w:sz="0" w:space="0" w:color="auto"/>
            <w:left w:val="none" w:sz="0" w:space="0" w:color="auto"/>
            <w:bottom w:val="none" w:sz="0" w:space="0" w:color="auto"/>
            <w:right w:val="none" w:sz="0" w:space="0" w:color="auto"/>
          </w:divBdr>
        </w:div>
      </w:divsChild>
    </w:div>
    <w:div w:id="1297645289">
      <w:bodyDiv w:val="1"/>
      <w:marLeft w:val="0"/>
      <w:marRight w:val="0"/>
      <w:marTop w:val="0"/>
      <w:marBottom w:val="0"/>
      <w:divBdr>
        <w:top w:val="none" w:sz="0" w:space="0" w:color="auto"/>
        <w:left w:val="none" w:sz="0" w:space="0" w:color="auto"/>
        <w:bottom w:val="none" w:sz="0" w:space="0" w:color="auto"/>
        <w:right w:val="none" w:sz="0" w:space="0" w:color="auto"/>
      </w:divBdr>
    </w:div>
    <w:div w:id="1372806315">
      <w:bodyDiv w:val="1"/>
      <w:marLeft w:val="0"/>
      <w:marRight w:val="0"/>
      <w:marTop w:val="0"/>
      <w:marBottom w:val="0"/>
      <w:divBdr>
        <w:top w:val="none" w:sz="0" w:space="0" w:color="auto"/>
        <w:left w:val="none" w:sz="0" w:space="0" w:color="auto"/>
        <w:bottom w:val="none" w:sz="0" w:space="0" w:color="auto"/>
        <w:right w:val="none" w:sz="0" w:space="0" w:color="auto"/>
      </w:divBdr>
      <w:divsChild>
        <w:div w:id="378208358">
          <w:marLeft w:val="1166"/>
          <w:marRight w:val="0"/>
          <w:marTop w:val="120"/>
          <w:marBottom w:val="40"/>
          <w:divBdr>
            <w:top w:val="none" w:sz="0" w:space="0" w:color="auto"/>
            <w:left w:val="none" w:sz="0" w:space="0" w:color="auto"/>
            <w:bottom w:val="none" w:sz="0" w:space="0" w:color="auto"/>
            <w:right w:val="none" w:sz="0" w:space="0" w:color="auto"/>
          </w:divBdr>
        </w:div>
      </w:divsChild>
    </w:div>
    <w:div w:id="1480682614">
      <w:bodyDiv w:val="1"/>
      <w:marLeft w:val="0"/>
      <w:marRight w:val="0"/>
      <w:marTop w:val="0"/>
      <w:marBottom w:val="0"/>
      <w:divBdr>
        <w:top w:val="none" w:sz="0" w:space="0" w:color="auto"/>
        <w:left w:val="none" w:sz="0" w:space="0" w:color="auto"/>
        <w:bottom w:val="none" w:sz="0" w:space="0" w:color="auto"/>
        <w:right w:val="none" w:sz="0" w:space="0" w:color="auto"/>
      </w:divBdr>
      <w:divsChild>
        <w:div w:id="742681533">
          <w:marLeft w:val="1166"/>
          <w:marRight w:val="0"/>
          <w:marTop w:val="120"/>
          <w:marBottom w:val="40"/>
          <w:divBdr>
            <w:top w:val="none" w:sz="0" w:space="0" w:color="auto"/>
            <w:left w:val="none" w:sz="0" w:space="0" w:color="auto"/>
            <w:bottom w:val="none" w:sz="0" w:space="0" w:color="auto"/>
            <w:right w:val="none" w:sz="0" w:space="0" w:color="auto"/>
          </w:divBdr>
        </w:div>
      </w:divsChild>
    </w:div>
    <w:div w:id="1780294421">
      <w:bodyDiv w:val="1"/>
      <w:marLeft w:val="0"/>
      <w:marRight w:val="0"/>
      <w:marTop w:val="0"/>
      <w:marBottom w:val="0"/>
      <w:divBdr>
        <w:top w:val="none" w:sz="0" w:space="0" w:color="auto"/>
        <w:left w:val="none" w:sz="0" w:space="0" w:color="auto"/>
        <w:bottom w:val="none" w:sz="0" w:space="0" w:color="auto"/>
        <w:right w:val="none" w:sz="0" w:space="0" w:color="auto"/>
      </w:divBdr>
      <w:divsChild>
        <w:div w:id="464081034">
          <w:marLeft w:val="1166"/>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yperlink" Target="http://127.0.0.1:8080/restconf/config/Context/_serviceEndPoint/se2/"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127.0.0.1:8080/backend/load_state/"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github.com/OpenNetworkingFoundation/Snowmass-ONFOpenTransport/blob/develop/DEMO/server_backend_state.json"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127.0.0.1:8080/restconf/config/Context/_connectivityService/cs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599E2B-792B-4545-B820-65D997C067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13</Pages>
  <Words>2990</Words>
  <Characters>17046</Characters>
  <Application>Microsoft Office Word</Application>
  <DocSecurity>0</DocSecurity>
  <Lines>142</Lines>
  <Paragraphs>39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CIENA</Company>
  <LinksUpToDate>false</LinksUpToDate>
  <CharactersWithSpaces>19997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Ciena</dc:creator>
  <cp:lastModifiedBy>Ong, Lyndon</cp:lastModifiedBy>
  <cp:revision>5</cp:revision>
  <dcterms:created xsi:type="dcterms:W3CDTF">2016-08-24T02:58:00Z</dcterms:created>
  <dcterms:modified xsi:type="dcterms:W3CDTF">2016-09-01T04:31:00Z</dcterms:modified>
</cp:coreProperties>
</file>